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553F7" w14:textId="77777777" w:rsidR="008F1142" w:rsidRDefault="00C85D64">
      <w:pPr>
        <w:spacing w:after="160" w:line="288" w:lineRule="auto"/>
        <w:jc w:val="center"/>
        <w:rPr>
          <w:rFonts w:eastAsia="宋体"/>
          <w:b/>
          <w:color w:val="000000"/>
          <w:sz w:val="34"/>
          <w:szCs w:val="20"/>
          <w:lang w:bidi="ar-SA"/>
        </w:rPr>
      </w:pPr>
      <w:r>
        <w:rPr>
          <w:rFonts w:eastAsia="宋体"/>
          <w:b/>
          <w:color w:val="000000"/>
          <w:sz w:val="34"/>
          <w:szCs w:val="20"/>
          <w:lang w:bidi="ar-SA"/>
        </w:rPr>
        <w:t xml:space="preserve">CroplandGPT: </w:t>
      </w:r>
      <w:del w:id="1001" w:author="Language Editor" w:date="2026-09-27T12:00:00Z">
        <w:r>
          <w:rPr>
            <w:rFonts w:eastAsia="宋体" w:hint="eastAsia"/>
            <w:b/>
            <w:sz w:val="34"/>
          </w:rPr>
          <w:delText xml:space="preserve">A Multimodal Agro-Geospatial Foundation Model for Integrative Cropland Monitoring</w:delText>
        </w:r>
      </w:del>
      <w:ins w:id="1002" w:author="Language Editor" w:date="2026-09-27T12:00:00Z">
        <w:r>
          <w:rPr>
            <w:rFonts w:eastAsia="宋体" w:hint="eastAsia"/>
            <w:b/>
            <w:sz w:val="34"/>
          </w:rPr>
          <w:t xml:space="preserve">a multimodal agro-geospatial foundation model for integrated cropland monitoring and assessment</w:t>
        </w:r>
      </w:ins>
    </w:p>
    <w:p w14:paraId="196334D3" w14:textId="77777777" w:rsidR="008F1142" w:rsidRDefault="00C85D64">
      <w:pPr>
        <w:spacing w:after="100" w:line="288" w:lineRule="auto"/>
        <w:jc w:val="center"/>
        <w:rPr>
          <w:rFonts w:eastAsia="Noto Sans CJK SC"/>
          <w:b/>
          <w:color w:val="000000"/>
          <w:sz w:val="23"/>
          <w:szCs w:val="20"/>
          <w:lang w:bidi="ar-SA"/>
        </w:rPr>
      </w:pPr>
      <w:r>
        <w:rPr>
          <w:rFonts w:eastAsia="Noto Sans CJK SC"/>
          <w:b/>
          <w:color w:val="000000"/>
          <w:sz w:val="23"/>
          <w:szCs w:val="20"/>
          <w:lang w:bidi="ar-SA"/>
        </w:rPr>
        <w:t>Zimeng PENG, Yulin DUAN, Qiangyi YU</w:t>
      </w:r>
    </w:p>
    <w:p w14:paraId="0DEE5381" w14:textId="77777777" w:rsidR="008F1142" w:rsidRDefault="00C85D64">
      <w:pPr>
        <w:spacing w:after="60"/>
        <w:jc w:val="center"/>
      </w:pPr>
      <w:r>
        <w:rPr>
          <w:sz w:val="22"/>
          <w:szCs w:val="22"/>
        </w:rPr>
        <w:t>1 Institute of Agricultural Resources and Regional Planning, Chinese Academy of Agricultural Sciences, Beijing 100081, China</w:t>
      </w:r>
    </w:p>
    <w:p w14:paraId="0B062EF8" w14:textId="77777777" w:rsidR="008F1142" w:rsidRDefault="00C85D64">
      <w:pPr>
        <w:spacing w:after="60"/>
        <w:jc w:val="center"/>
      </w:pPr>
      <w:r>
        <w:rPr>
          <w:sz w:val="22"/>
          <w:szCs w:val="22"/>
        </w:rPr>
        <w:t>* Corresponding author</w:t>
      </w:r>
    </w:p>
    <w:p w14:paraId="07448EED" w14:textId="77777777" w:rsidR="008F1142" w:rsidRDefault="00C85D64">
      <w:pPr>
        <w:spacing w:after="300"/>
        <w:jc w:val="center"/>
      </w:pPr>
      <w:r>
        <w:rPr>
          <w:sz w:val="22"/>
          <w:szCs w:val="22"/>
        </w:rPr>
        <w:t>Correspondence: [email address to be confirmed before submission]</w:t>
      </w:r>
    </w:p>
    <w:p w14:paraId="1FF22C64" w14:textId="77777777" w:rsidR="008F1142" w:rsidRDefault="00C85D64">
      <w:pPr>
        <w:spacing w:after="200" w:line="300" w:lineRule="auto"/>
        <w:jc w:val="both"/>
      </w:pPr>
      <w:r>
        <w:rPr>
          <w:b/>
          <w:bCs/>
        </w:rPr>
        <w:t xml:space="preserve">Abstract</w:t>
      </w:r>
      <w:r>
        <w:t xml:space="preserve"> </w:t>
      </w:r>
      <w:del w:id="1003" w:author="Language Editor" w:date="2026-09-27T12:00:00Z">
        <w:r>
          <w:rPr>
            <w:rFonts w:hint="eastAsia"/>
          </w:rPr>
          <w:delText xml:space="preserve">Remote sensing-based cropland monitoring tasks—including crop distribution mapping, soil and crop condition assessment, management practice tracking, and yield estimation—are intrinsically coupled, yet commonly treated as isolated problems. Although individual tasks can be optimized independently, their sequential combination introduces redundant data preparation, scale and object mismatches, information loss, and error propagation, thus offering limited insight into the systemic behavior and outcomes of agricultural systems. To address these limitations, we conceptualize CroplandGPT, a data- and knowledge-integrated multimodal geospatial reasoning framework that performs hierarchical multi-task analysis for integrative cropland monitoring. The framework uses remote sensing as the spatial foundation that grounds vision representations across cropland scenes. Leveraging advances in Vision Transformers and Vision-Language Models, CroplandGPT spatially tiles continuous agricultural landscapes into adaptive evaluation grids while treating each high-resolution remote sensing image as the assessment-ready visual anchor and encoding it into patch tokens. It then automatically retrieves multimodal sources temporally and spatially correlated with the visual anchor—including multi-resolution remote sensing time series (spanning medium- and low-resolution imagery), soil data, terrain and climate records, and field management information—into a unified, provenance-tagged multimodal token sequence. Building on this anchor, we standardize text knowledge labeling along six interdependent annotation dimensions to enrich the tile's contextual representation: (1) natural-resource endowment and soil constraints; (2) field morphology and infrastructure; (3) crop choice and agronomic management; (4) crop growing status; (5) yield and stability; and (6) production capacity and improvement potential. We demonstrate CroplandGPT across two representative agricultural landscapes in China: Qiyang County (Hunan Province), characterized by red-soil acidity constraints, and Quzhou County (Hebei Province) in the North China Plain, where water–fertilizer integration is actively enhancing production capacity. The two preliminary cases demonstrate how a common representation and expert-assisted annotations support integrated interpretation across contrasting agricultural settings</w:delText>
        </w:r>
      </w:del>
      <w:ins w:id="1004" w:author="Language Editor" w:date="2026-09-27T12:00:00Z">
        <w:r>
          <w:rPr>
            <w:rFonts w:hint="eastAsia"/>
          </w:rPr>
          <w:t xml:space="preserve">Cropland monitoring by remote sensing covers crop mapping, soil and crop condition assessment, management tracking and yield estimation. These tasks are coupled in the field but are usually modeled one at a time. Chaining separate models duplicates data preparation, creates mismatches in spatial scale and assessment object, and lets errors propagate, so the results reveal little about how the cropping system functions as a whole. This paper proposes CroplandGPT, a multimodal agro-geospatial foundation model framework for integrated cropland assessment. The landscape is divided into cropland analysis units, within which high-resolution imagery, multi-resolution satellite time series, soil, terrain, climate and field management records are linked by location, object and period before encoding. A shared geospatial encoder feeds both a mapping branch and a vision-language branch. The language branch receives continuous spatial context through a query-based adapter and, in parallel, explicit observations and predictions that keep their values and sources, while retrieved agricultural knowledge supplies the assessment criteria. Six assessment dimensions (resources and soil, field and infrastructure, crops and management, crop growth, yield and stability, and production capacity and potential) and three reasoning levels (state description, cross-dimensional interpretation and conditional scenarios) form a common specification for expert annotation and model output. Two contrasting cases in China, soil acidity in Qiyang County, Hunan Province, and production capacity in Quzhou County, Hebei Province, show how the framework organizes different agricultural questions and their evidence requirements. CroplandGPT outlines a route from single-task remote sensing products toward evidence-traceable, system-level cropland assessment</w:t>
        </w:r>
      </w:ins>
      <w:r>
        <w:rPr>
          <w:rFonts w:hint="eastAsia"/>
        </w:rPr>
        <w:t xml:space="preserve">.</w:t>
      </w:r>
    </w:p>
    <w:p w14:paraId="289DC894" w14:textId="77777777" w:rsidR="008F1142" w:rsidRDefault="00C85D64">
      <w:pPr>
        <w:spacing w:after="300"/>
        <w:jc w:val="both"/>
      </w:pPr>
      <w:r>
        <w:rPr>
          <w:b/>
          <w:bCs/>
        </w:rPr>
        <w:t xml:space="preserve">Keywords</w:t>
      </w:r>
      <w:r>
        <w:t xml:space="preserve"> </w:t>
      </w:r>
      <w:del w:id="1005" w:author="Language Editor" w:date="2026-09-27T12:00:00Z">
        <w:r>
          <w:delText xml:space="preserve">agricultural remote sensing, geospatial representation, vision-language reasoning, land evaluation, agricultural knowledge, evidence provenance</w:delText>
        </w:r>
      </w:del>
      <w:ins w:id="1006" w:author="Language Editor" w:date="2026-09-27T12:00:00Z">
        <w:r>
          <w:t xml:space="preserve">cropland assessment, geospatial foundation model, vision-language model, agricultural remote sensing, land evaluation, agricultural knowledge</w:t>
        </w:r>
      </w:ins>
    </w:p>
    <w:p>
      <w:pPr>
        <w:spacing w:after="60"/>
        <w:jc w:val="both"/>
        <w:rPr>
          <w:ins w:id="1896" w:author="Language Editor" w:date="2026-09-27T12:00:00Z"/>
        </w:rPr>
      </w:pPr>
      <w:ins w:id="1897" w:author="Language Editor" w:date="2026-09-27T12:00:00Z">
        <w:r>
          <w:rPr>
            <w:b/>
            <w:bCs/>
          </w:rPr>
          <w:t xml:space="preserve">Highlights</w:t>
        </w:r>
      </w:ins>
    </w:p>
    <w:p>
      <w:pPr>
        <w:spacing w:after="60"/>
        <w:jc w:val="both"/>
        <w:rPr>
          <w:ins w:id="1898" w:author="Language Editor" w:date="2026-09-27T12:00:00Z"/>
        </w:rPr>
      </w:pPr>
      <w:ins w:id="1899" w:author="Language Editor" w:date="2026-09-27T12:00:00Z">
        <w:r>
          <w:t xml:space="preserve">• CroplandGPT links cropland mapping, assessment and management support.</w:t>
        </w:r>
      </w:ins>
    </w:p>
    <w:p>
      <w:pPr>
        <w:spacing w:after="60"/>
        <w:jc w:val="both"/>
        <w:rPr>
          <w:ins w:id="1900" w:author="Language Editor" w:date="2026-09-27T12:00:00Z"/>
        </w:rPr>
      </w:pPr>
      <w:ins w:id="1901" w:author="Language Editor" w:date="2026-09-27T12:00:00Z">
        <w:r>
          <w:t xml:space="preserve">• A shared geospatial encoder feeds mapping heads and a vision-language branch.</w:t>
        </w:r>
      </w:ins>
    </w:p>
    <w:p>
      <w:pPr>
        <w:spacing w:after="60"/>
        <w:jc w:val="both"/>
        <w:rPr>
          <w:ins w:id="1902" w:author="Language Editor" w:date="2026-09-27T12:00:00Z"/>
        </w:rPr>
      </w:pPr>
      <w:ins w:id="1903" w:author="Language Editor" w:date="2026-09-27T12:00:00Z">
        <w:r>
          <w:t xml:space="preserve">• Explicit evidence records keep values, dates and sources traceable.</w:t>
        </w:r>
      </w:ins>
    </w:p>
    <w:p>
      <w:pPr>
        <w:spacing w:after="60"/>
        <w:jc w:val="both"/>
        <w:rPr>
          <w:ins w:id="1904" w:author="Language Editor" w:date="2026-09-27T12:00:00Z"/>
        </w:rPr>
      </w:pPr>
      <w:ins w:id="1905" w:author="Language Editor" w:date="2026-09-27T12:00:00Z">
        <w:r>
          <w:t xml:space="preserve">• Six dimensions and three reasoning levels standardize annotation and output.</w:t>
        </w:r>
      </w:ins>
    </w:p>
    <w:p>
      <w:pPr>
        <w:spacing w:after="60"/>
        <w:jc w:val="both"/>
        <w:rPr>
          <w:ins w:id="1906" w:author="Language Editor" w:date="2026-09-27T12:00:00Z"/>
        </w:rPr>
      </w:pPr>
      <w:ins w:id="1907" w:author="Language Editor" w:date="2026-09-27T12:00:00Z">
        <w:r>
          <w:t xml:space="preserve">• Qiyang and Quzhou cases show adaptation to contrasting cropland questions.</w:t>
        </w:r>
      </w:ins>
    </w:p>
    <w:p w14:paraId="48249DD9" w14:textId="77777777" w:rsidR="008F1142" w:rsidRDefault="00C85D64">
      <w:pPr>
        <w:pStyle w:val="1"/>
        <w:keepNext/>
      </w:pPr>
      <w:r>
        <w:lastRenderedPageBreak/>
        <w:t>1 Introduction</w:t>
      </w:r>
    </w:p>
    <w:p w14:paraId="3FC85DA2" w14:textId="77777777" w:rsidR="008F1142" w:rsidRDefault="00C85D64">
      <w:pPr>
        <w:spacing w:after="160" w:line="300" w:lineRule="auto"/>
        <w:jc w:val="both"/>
      </w:pPr>
      <w:r>
        <w:t xml:space="preserve">Cropland monitoring </w:t>
      </w:r>
      <w:del w:id="1007" w:author="Language Editor" w:date="2026-09-27T12:00:00Z">
        <w:r>
          <w:delText xml:space="preserve">brings together questions about</w:delText>
        </w:r>
      </w:del>
      <w:ins w:id="1008" w:author="Language Editor" w:date="2026-09-27T12:00:00Z">
        <w:r>
          <w:t xml:space="preserve">draws together information on</w:t>
        </w:r>
      </w:ins>
      <w:r>
        <w:t xml:space="preserve"> crop distribution, soil conditions, field infrastructure, management, crop growth and production. </w:t>
      </w:r>
      <w:del w:id="1009" w:author="Language Editor" w:date="2026-09-27T12:00:00Z">
        <w:r>
          <w:delText xml:space="preserve">These observations become useful for assessment when they are</w:delText>
        </w:r>
      </w:del>
      <w:ins w:id="1010" w:author="Language Editor" w:date="2026-09-27T12:00:00Z">
        <w:r>
          <w:t xml:space="preserve">This information supports assessment once it is</w:t>
        </w:r>
      </w:ins>
      <w:r>
        <w:t xml:space="preserve"> interpreted against a defined agricultural use and its requirements. Land evaluation </w:t>
      </w:r>
      <w:del w:id="1011" w:author="Language Editor" w:date="2026-09-27T12:00:00Z">
        <w:r>
          <w:delText xml:space="preserve">provides</w:delText>
        </w:r>
      </w:del>
      <w:ins w:id="1012" w:author="Language Editor" w:date="2026-09-27T12:00:00Z">
        <w:r>
          <w:t xml:space="preserve">offers</w:t>
        </w:r>
      </w:ins>
      <w:r>
        <w:t xml:space="preserve"> an established basis for relating land characteristics to intended uses</w:t>
      </w:r>
      <w:del w:id="1013" w:author="Language Editor" w:date="2026-09-27T12:00:00Z">
        <w:r>
          <w:rPr>
            <w:rFonts w:eastAsia="宋体" w:hint="eastAsia"/>
          </w:rPr>
          <w:delText xml:space="preserve">[</w:delText>
        </w:r>
        <w:r>
          <w:delText xml:space="preserve">1</w:delText>
        </w:r>
        <w:r>
          <w:rPr>
            <w:rFonts w:eastAsia="宋体" w:hint="eastAsia"/>
          </w:rPr>
          <w:delText xml:space="preserve">]</w:delText>
        </w:r>
        <w:r>
          <w:delText xml:space="preserve">, while</w:delText>
        </w:r>
      </w:del>
      <w:ins w:id="1014" w:author="Language Editor" w:date="2026-09-27T12:00:00Z">
        <w:r>
          <w:rPr>
            <w:rFonts w:eastAsia="宋体" w:hint="eastAsia"/>
          </w:rPr>
          <w:t xml:space="preserve"> [1], and</w:t>
        </w:r>
      </w:ins>
      <w:r>
        <w:t xml:space="preserve"> agricultural decision support </w:t>
      </w:r>
      <w:del w:id="1015" w:author="Language Editor" w:date="2026-09-27T12:00:00Z">
        <w:r>
          <w:delText xml:space="preserve">connects</w:delText>
        </w:r>
      </w:del>
      <w:ins w:id="1016" w:author="Language Editor" w:date="2026-09-27T12:00:00Z">
        <w:r>
          <w:t xml:space="preserve">links</w:t>
        </w:r>
      </w:ins>
      <w:r>
        <w:t xml:space="preserve"> data, models and knowledge to management choices</w:t>
      </w:r>
      <w:ins w:id="1017" w:author="Language Editor" w:date="2026-09-27T12:00:00Z">
        <w:r>
          <w:t xml:space="preserve"> </w:t>
        </w:r>
      </w:ins>
      <w:r>
        <w:rPr>
          <w:rFonts w:eastAsia="宋体" w:hint="eastAsia"/>
        </w:rPr>
        <w:t xml:space="preserve">[</w:t>
      </w:r>
      <w:r>
        <w:t xml:space="preserve">2</w:t>
      </w:r>
      <w:r>
        <w:rPr>
          <w:rFonts w:eastAsia="宋体" w:hint="eastAsia"/>
        </w:rPr>
        <w:t xml:space="preserve">]</w:t>
      </w:r>
      <w:r>
        <w:t xml:space="preserve">. Remote sensing </w:t>
      </w:r>
      <w:del w:id="1018" w:author="Language Editor" w:date="2026-09-27T12:00:00Z">
        <w:r>
          <w:delText xml:space="preserve">contributes</w:delText>
        </w:r>
      </w:del>
      <w:ins w:id="1019" w:author="Language Editor" w:date="2026-09-27T12:00:00Z">
        <w:r>
          <w:t xml:space="preserve">provides</w:t>
        </w:r>
      </w:ins>
      <w:r>
        <w:t xml:space="preserve"> repeated spatial observations</w:t>
      </w:r>
      <w:del w:id="1020" w:author="Language Editor" w:date="2026-09-27T12:00:00Z">
        <w:r>
          <w:delText xml:space="preserve">;</w:delText>
        </w:r>
      </w:del>
      <w:ins w:id="1021" w:author="Language Editor" w:date="2026-09-27T12:00:00Z">
        <w:r>
          <w:t xml:space="preserve">, while</w:t>
        </w:r>
      </w:ins>
      <w:r>
        <w:t xml:space="preserve"> field measurements and agronomic records </w:t>
      </w:r>
      <w:del w:id="1022" w:author="Language Editor" w:date="2026-09-27T12:00:00Z">
        <w:r>
          <w:delText xml:space="preserve">provide</w:delText>
        </w:r>
      </w:del>
      <w:ins w:id="1023" w:author="Language Editor" w:date="2026-09-27T12:00:00Z">
        <w:r>
          <w:t xml:space="preserve">supply</w:t>
        </w:r>
      </w:ins>
      <w:r>
        <w:t xml:space="preserve"> information that imagery alone </w:t>
      </w:r>
      <w:del w:id="1024" w:author="Language Editor" w:date="2026-09-27T12:00:00Z">
        <w:r>
          <w:delText xml:space="preserve">may not</w:delText>
        </w:r>
      </w:del>
      <w:ins w:id="1025" w:author="Language Editor" w:date="2026-09-27T12:00:00Z">
        <w:r>
          <w:t xml:space="preserve">cannot</w:t>
        </w:r>
      </w:ins>
      <w:r>
        <w:t xml:space="preserve"> establish.</w:t>
      </w:r>
    </w:p>
    <w:p w14:paraId="04BCD47D" w14:textId="77777777" w:rsidR="008F1142" w:rsidRDefault="00C85D64">
      <w:pPr>
        <w:spacing w:after="160" w:line="300" w:lineRule="auto"/>
        <w:jc w:val="both"/>
      </w:pPr>
      <w:r>
        <w:t xml:space="preserve">The</w:t>
      </w:r>
      <w:del w:id="1026" w:author="Language Editor" w:date="2026-09-27T12:00:00Z">
        <w:r>
          <w:delText xml:space="preserve"> difficulty is not simply to assemble more variables</w:delText>
        </w:r>
      </w:del>
      <w:ins w:id="1027" w:author="Language Editor" w:date="2026-09-27T12:00:00Z">
        <w:r>
          <w:t xml:space="preserve"> main difficulty lies less in assembling more variables than in relating them correctly</w:t>
        </w:r>
      </w:ins>
      <w:r>
        <w:t xml:space="preserve">. A seasonal crop map, a point soil sample, </w:t>
      </w:r>
      <w:del w:id="1028" w:author="Language Editor" w:date="2026-09-27T12:00:00Z">
        <w:r>
          <w:delText xml:space="preserve">an administrative</w:delText>
        </w:r>
      </w:del>
      <w:ins w:id="1029" w:author="Language Editor" w:date="2026-09-27T12:00:00Z">
        <w:r>
          <w:t xml:space="preserve">a county-level</w:t>
        </w:r>
      </w:ins>
      <w:r>
        <w:t xml:space="preserve"> management statistic and a field yield estimate differ in spatial support, observation period and uncertainty. </w:t>
      </w:r>
      <w:del w:id="1030" w:author="Language Editor" w:date="2026-09-27T12:00:00Z">
        <w:r>
          <w:delText xml:space="preserve">Their joint interpretation</w:delText>
        </w:r>
      </w:del>
      <w:ins w:id="1031" w:author="Language Editor" w:date="2026-09-27T12:00:00Z">
        <w:r>
          <w:t xml:space="preserve">Interpreting them together</w:t>
        </w:r>
      </w:ins>
      <w:r>
        <w:t xml:space="preserve"> requires explicit links among the locations, objects and periods they describe. Within a bounded analysis unit, the </w:t>
      </w:r>
      <w:del w:id="1032" w:author="Language Editor" w:date="2026-09-27T12:00:00Z">
        <w:r>
          <w:delText xml:space="preserve">distribution</w:delText>
        </w:r>
      </w:del>
      <w:ins w:id="1033" w:author="Language Editor" w:date="2026-09-27T12:00:00Z">
        <w:r>
          <w:t xml:space="preserve">arrangement</w:t>
        </w:r>
      </w:ins>
      <w:r>
        <w:t xml:space="preserve"> of fields, infrastructure and crop conditions also provides context for assessing individual fields and the unit as a whole. Geospatial foundation models (GFMs) and vision-language models (VLMs) offer </w:t>
      </w:r>
      <w:del w:id="1034" w:author="Language Editor" w:date="2026-09-27T12:00:00Z">
        <w:r>
          <w:delText xml:space="preserve">relevant</w:delText>
        </w:r>
      </w:del>
      <w:ins w:id="1035" w:author="Language Editor" w:date="2026-09-27T12:00:00Z">
        <w:r>
          <w:t xml:space="preserve">suitable mechanisms for</w:t>
        </w:r>
      </w:ins>
      <w:r>
        <w:t xml:space="preserve"> representation and interpretation</w:t>
      </w:r>
      <w:del w:id="1036" w:author="Language Editor" w:date="2026-09-27T12:00:00Z">
        <w:r>
          <w:delText xml:space="preserve"> mechanisms, but a useful combination must preserve this context and relate</w:delText>
        </w:r>
      </w:del>
      <w:ins w:id="1037" w:author="Language Editor" w:date="2026-09-27T12:00:00Z">
        <w:r>
          <w:t xml:space="preserve">. For agricultural use, however, their combination must retain this spatial context and connect</w:t>
        </w:r>
      </w:ins>
      <w:r>
        <w:t xml:space="preserve"> its outputs to </w:t>
      </w:r>
      <w:del w:id="1038" w:author="Language Editor" w:date="2026-09-27T12:00:00Z">
        <w:r>
          <w:delText xml:space="preserve">agricultural</w:delText>
        </w:r>
      </w:del>
      <w:ins w:id="1039" w:author="Language Editor" w:date="2026-09-27T12:00:00Z">
        <w:r>
          <w:t xml:space="preserve">explicit</w:t>
        </w:r>
      </w:ins>
      <w:r>
        <w:t xml:space="preserve"> assessment criteria.</w:t>
      </w:r>
    </w:p>
    <w:p w14:paraId="5B308192" w14:textId="77777777" w:rsidR="008F1142" w:rsidRDefault="00C85D64">
      <w:pPr>
        <w:pStyle w:val="2"/>
        <w:keepNext/>
      </w:pPr>
      <w:r>
        <w:t>1.1 Geospatial foundation models</w:t>
      </w:r>
    </w:p>
    <w:p w14:paraId="6EE7A6C9" w14:textId="77777777" w:rsidR="008F1142" w:rsidRDefault="00C85D64">
      <w:pPr>
        <w:spacing w:after="160" w:line="300" w:lineRule="auto"/>
        <w:jc w:val="both"/>
      </w:pPr>
      <w:r>
        <w:t xml:space="preserve">Foundation models learn broadly reusable representations from large datasets and </w:t>
      </w:r>
      <w:del w:id="1040" w:author="Language Editor" w:date="2026-09-27T12:00:00Z">
        <w:r>
          <w:delText xml:space="preserve">are adapted to</w:delText>
        </w:r>
      </w:del>
      <w:ins w:id="1041" w:author="Language Editor" w:date="2026-09-27T12:00:00Z">
        <w:r>
          <w:t xml:space="preserve">can be adapted to many</w:t>
        </w:r>
      </w:ins>
      <w:r>
        <w:t xml:space="preserve"> downstream tasks </w:t>
      </w:r>
      <w:r>
        <w:rPr>
          <w:rFonts w:eastAsia="宋体" w:hint="eastAsia"/>
        </w:rPr>
        <w:t xml:space="preserve">[</w:t>
      </w:r>
      <w:r>
        <w:t xml:space="preserve">3</w:t>
      </w:r>
      <w:r>
        <w:rPr>
          <w:rFonts w:eastAsia="宋体" w:hint="eastAsia"/>
        </w:rPr>
        <w:t xml:space="preserve">]</w:t>
      </w:r>
      <w:r>
        <w:t xml:space="preserve">. In Earth observation, they </w:t>
      </w:r>
      <w:del w:id="1042" w:author="Language Editor" w:date="2026-09-27T12:00:00Z">
        <w:r>
          <w:delText xml:space="preserve">offer a way to reuse</w:delText>
        </w:r>
      </w:del>
      <w:ins w:id="1043" w:author="Language Editor" w:date="2026-09-27T12:00:00Z">
        <w:r>
          <w:t xml:space="preserve">allow</w:t>
        </w:r>
      </w:ins>
      <w:r>
        <w:t xml:space="preserve"> spatial, spectral and temporal features </w:t>
      </w:r>
      <w:ins w:id="1044" w:author="Language Editor" w:date="2026-09-27T12:00:00Z">
        <w:r>
          <w:t xml:space="preserve">to be reused </w:t>
        </w:r>
      </w:ins>
      <w:r>
        <w:t xml:space="preserve">across mapping applications. SatMAE </w:t>
      </w:r>
      <w:del w:id="1045" w:author="Language Editor" w:date="2026-09-27T12:00:00Z">
        <w:r>
          <w:delText xml:space="preserve">uses</w:delText>
        </w:r>
      </w:del>
      <w:ins w:id="1046" w:author="Language Editor" w:date="2026-09-27T12:00:00Z">
        <w:r>
          <w:t xml:space="preserve">introduces</w:t>
        </w:r>
      </w:ins>
      <w:r>
        <w:t xml:space="preserve"> temporal and spectral positional encoding for satellite imagery </w:t>
      </w:r>
      <w:r>
        <w:rPr>
          <w:rFonts w:eastAsia="宋体" w:hint="eastAsia"/>
        </w:rPr>
        <w:t xml:space="preserve">[</w:t>
      </w:r>
      <w:r>
        <w:t xml:space="preserve">4</w:t>
      </w:r>
      <w:r>
        <w:rPr>
          <w:rFonts w:eastAsia="宋体" w:hint="eastAsia"/>
        </w:rPr>
        <w:t xml:space="preserve">]</w:t>
      </w:r>
      <w:del w:id="1047" w:author="Language Editor" w:date="2026-09-27T12:00:00Z">
        <w:r>
          <w:delText xml:space="preserve">;</w:delText>
        </w:r>
      </w:del>
      <w:ins w:id="1048" w:author="Language Editor" w:date="2026-09-27T12:00:00Z">
        <w:r>
          <w:t xml:space="preserve">,</w:t>
        </w:r>
      </w:ins>
      <w:r>
        <w:t xml:space="preserve"> Scale-MAE accounts for ground</w:t>
      </w:r>
      <w:del w:id="1049" w:author="Language Editor" w:date="2026-09-27T12:00:00Z">
        <w:r>
          <w:delText xml:space="preserve">-sampling scale </w:delText>
        </w:r>
        <w:r>
          <w:rPr>
            <w:rFonts w:eastAsia="宋体" w:hint="eastAsia"/>
          </w:rPr>
          <w:delText xml:space="preserve">[</w:delText>
        </w:r>
        <w:r>
          <w:delText xml:space="preserve">5</w:delText>
        </w:r>
        <w:r>
          <w:rPr>
            <w:rFonts w:eastAsia="宋体" w:hint="eastAsia"/>
          </w:rPr>
          <w:delText xml:space="preserve">]</w:delText>
        </w:r>
        <w:r>
          <w:delText xml:space="preserve">;</w:delText>
        </w:r>
      </w:del>
      <w:ins w:id="1050" w:author="Language Editor" w:date="2026-09-27T12:00:00Z">
        <w:r>
          <w:t xml:space="preserve"> sampling distance [5],</w:t>
        </w:r>
      </w:ins>
      <w:r>
        <w:t xml:space="preserve"> and AnySat learns from observations that </w:t>
      </w:r>
      <w:del w:id="1051" w:author="Language Editor" w:date="2026-09-27T12:00:00Z">
        <w:r>
          <w:delText xml:space="preserve">differ</w:delText>
        </w:r>
      </w:del>
      <w:ins w:id="1052" w:author="Language Editor" w:date="2026-09-27T12:00:00Z">
        <w:r>
          <w:t xml:space="preserve">vary</w:t>
        </w:r>
      </w:ins>
      <w:r>
        <w:t xml:space="preserve"> in resolution, scale and modality </w:t>
      </w:r>
      <w:r>
        <w:rPr>
          <w:rFonts w:eastAsia="宋体" w:hint="eastAsia"/>
        </w:rPr>
        <w:t xml:space="preserve">[</w:t>
      </w:r>
      <w:r>
        <w:t xml:space="preserve">6</w:t>
      </w:r>
      <w:r>
        <w:rPr>
          <w:rFonts w:eastAsia="宋体" w:hint="eastAsia"/>
        </w:rPr>
        <w:t xml:space="preserve">]</w:t>
      </w:r>
      <w:r>
        <w:t xml:space="preserve">. </w:t>
      </w:r>
      <w:del w:id="1053" w:author="Language Editor" w:date="2026-09-27T12:00:00Z">
        <w:r>
          <w:delText xml:space="preserve">Their benefits for a particular agricultural task depend</w:delText>
        </w:r>
      </w:del>
      <w:ins w:id="1054" w:author="Language Editor" w:date="2026-09-27T12:00:00Z">
        <w:r>
          <w:t xml:space="preserve">How much such models help a given agricultural task depends</w:t>
        </w:r>
      </w:ins>
      <w:r>
        <w:t xml:space="preserve"> on input compatibility, </w:t>
      </w:r>
      <w:del w:id="1055" w:author="Language Editor" w:date="2026-09-27T12:00:00Z">
        <w:r>
          <w:delText xml:space="preserve">target</w:delText>
        </w:r>
      </w:del>
      <w:ins w:id="1056" w:author="Language Editor" w:date="2026-09-27T12:00:00Z">
        <w:r>
          <w:t xml:space="preserve">the available</w:t>
        </w:r>
      </w:ins>
      <w:r>
        <w:t xml:space="preserve"> labels and the adaptation procedure.</w:t>
      </w:r>
    </w:p>
    <w:p w14:paraId="47F66AAD" w14:textId="77777777" w:rsidR="008F1142" w:rsidRDefault="00C85D64">
      <w:pPr>
        <w:spacing w:after="160" w:line="300" w:lineRule="auto"/>
        <w:jc w:val="both"/>
      </w:pPr>
      <w:del w:id="1057" w:author="Language Editor" w:date="2026-09-27T12:00:00Z">
        <w:r>
          <w:delText xml:space="preserve">More recent</w:delText>
        </w:r>
      </w:del>
      <w:ins w:id="1058" w:author="Language Editor" w:date="2026-09-27T12:00:00Z">
        <w:r>
          <w:t xml:space="preserve">Recent</w:t>
        </w:r>
      </w:ins>
      <w:r>
        <w:t xml:space="preserve"> models broaden the information </w:t>
      </w:r>
      <w:del w:id="1059" w:author="Language Editor" w:date="2026-09-27T12:00:00Z">
        <w:r>
          <w:delText xml:space="preserve">available to</w:delText>
        </w:r>
      </w:del>
      <w:ins w:id="1060" w:author="Language Editor" w:date="2026-09-27T12:00:00Z">
        <w:r>
          <w:t xml:space="preserve">that</w:t>
        </w:r>
      </w:ins>
      <w:r>
        <w:t xml:space="preserve"> a shared representation</w:t>
      </w:r>
      <w:ins w:id="1061" w:author="Language Editor" w:date="2026-09-27T12:00:00Z">
        <w:r>
          <w:t xml:space="preserve"> can hold</w:t>
        </w:r>
      </w:ins>
      <w:r>
        <w:t xml:space="preserve">. Prithvi-EO-2.0 </w:t>
      </w:r>
      <w:del w:id="1062" w:author="Language Editor" w:date="2026-09-27T12:00:00Z">
        <w:r>
          <w:delText xml:space="preserve">incorporates</w:delText>
        </w:r>
      </w:del>
      <w:ins w:id="1063" w:author="Language Editor" w:date="2026-09-27T12:00:00Z">
        <w:r>
          <w:t xml:space="preserve">adds</w:t>
        </w:r>
      </w:ins>
      <w:r>
        <w:t xml:space="preserve"> temporal and location embeddings </w:t>
      </w:r>
      <w:r>
        <w:rPr>
          <w:rFonts w:eastAsia="宋体" w:hint="eastAsia"/>
        </w:rPr>
        <w:t xml:space="preserve">[</w:t>
      </w:r>
      <w:r>
        <w:t xml:space="preserve">7</w:t>
      </w:r>
      <w:r>
        <w:rPr>
          <w:rFonts w:eastAsia="宋体" w:hint="eastAsia"/>
        </w:rPr>
        <w:t xml:space="preserve">]</w:t>
      </w:r>
      <w:del w:id="1064" w:author="Language Editor" w:date="2026-09-27T12:00:00Z">
        <w:r>
          <w:delText xml:space="preserve">.</w:delText>
        </w:r>
      </w:del>
      <w:ins w:id="1065" w:author="Language Editor" w:date="2026-09-27T12:00:00Z">
        <w:r>
          <w:t xml:space="preserve">, and</w:t>
        </w:r>
      </w:ins>
      <w:r>
        <w:t xml:space="preserve"> TerraMind learns joint representations across nine Earth</w:t>
      </w:r>
      <w:del w:id="1066" w:author="Language Editor" w:date="2026-09-27T12:00:00Z">
        <w:r>
          <w:delText xml:space="preserve">-observation modalities using</w:delText>
        </w:r>
      </w:del>
      <w:ins w:id="1067" w:author="Language Editor" w:date="2026-09-27T12:00:00Z">
        <w:r>
          <w:t xml:space="preserve"> observation modalities with</w:t>
        </w:r>
      </w:ins>
      <w:r>
        <w:t xml:space="preserve"> a generative architecture </w:t>
      </w:r>
      <w:r>
        <w:rPr>
          <w:rFonts w:eastAsia="宋体" w:hint="eastAsia"/>
        </w:rPr>
        <w:t xml:space="preserve">[</w:t>
      </w:r>
      <w:r>
        <w:t xml:space="preserve">8</w:t>
      </w:r>
      <w:r>
        <w:rPr>
          <w:rFonts w:eastAsia="宋体" w:hint="eastAsia"/>
        </w:rPr>
        <w:t xml:space="preserve">]</w:t>
      </w:r>
      <w:r>
        <w:t xml:space="preserve">. The Clay model card </w:t>
      </w:r>
      <w:del w:id="1068" w:author="Language Editor" w:date="2026-09-27T12:00:00Z">
        <w:r>
          <w:delText xml:space="preserve">documents</w:delText>
        </w:r>
      </w:del>
      <w:ins w:id="1069" w:author="Language Editor" w:date="2026-09-27T12:00:00Z">
        <w:r>
          <w:t xml:space="preserve">describes</w:t>
        </w:r>
      </w:ins>
      <w:r>
        <w:t xml:space="preserve"> a geospatial encoder </w:t>
      </w:r>
      <w:del w:id="1070" w:author="Language Editor" w:date="2026-09-27T12:00:00Z">
        <w:r>
          <w:delText xml:space="preserve">with</w:delText>
        </w:r>
      </w:del>
      <w:ins w:id="1071" w:author="Language Editor" w:date="2026-09-27T12:00:00Z">
        <w:r>
          <w:t xml:space="preserve">conditioned on</w:t>
        </w:r>
      </w:ins>
      <w:r>
        <w:t xml:space="preserve"> sensor, time and location</w:t>
      </w:r>
      <w:del w:id="1072" w:author="Language Editor" w:date="2026-09-27T12:00:00Z">
        <w:r>
          <w:delText xml:space="preserve"> information</w:delText>
        </w:r>
      </w:del>
      <w:r>
        <w:t xml:space="preserve"> </w:t>
      </w:r>
      <w:r>
        <w:rPr>
          <w:rFonts w:eastAsia="宋体" w:hint="eastAsia"/>
        </w:rPr>
        <w:t xml:space="preserve">[</w:t>
      </w:r>
      <w:r>
        <w:t xml:space="preserve">9</w:t>
      </w:r>
      <w:r>
        <w:rPr>
          <w:rFonts w:eastAsia="宋体" w:hint="eastAsia"/>
        </w:rPr>
        <w:t xml:space="preserve">]</w:t>
      </w:r>
      <w:r>
        <w:t xml:space="preserve">, and SkySense V2 proposes unified representation learning for multimodal remote sensing </w:t>
      </w:r>
      <w:r>
        <w:rPr>
          <w:rFonts w:eastAsia="宋体" w:hint="eastAsia"/>
        </w:rPr>
        <w:t xml:space="preserve">[</w:t>
      </w:r>
      <w:r>
        <w:t xml:space="preserve">10</w:t>
      </w:r>
      <w:r>
        <w:rPr>
          <w:rFonts w:eastAsia="宋体" w:hint="eastAsia"/>
        </w:rPr>
        <w:t xml:space="preserve">]</w:t>
      </w:r>
      <w:r>
        <w:t xml:space="preserve">. These designs </w:t>
      </w:r>
      <w:del w:id="1073" w:author="Language Editor" w:date="2026-09-27T12:00:00Z">
        <w:r>
          <w:delText xml:space="preserve">motivate the use</w:delText>
        </w:r>
      </w:del>
      <w:ins w:id="1074" w:author="Language Editor" w:date="2026-09-27T12:00:00Z">
        <w:r>
          <w:t xml:space="preserve">support the idea</w:t>
        </w:r>
      </w:ins>
      <w:r>
        <w:t xml:space="preserve"> of common geospatial features, although </w:t>
      </w:r>
      <w:del w:id="1075" w:author="Language Editor" w:date="2026-09-27T12:00:00Z">
        <w:r>
          <w:delText xml:space="preserve">they do not provide interchangeable support for every agricultural input</w:delText>
        </w:r>
      </w:del>
      <w:ins w:id="1076" w:author="Language Editor" w:date="2026-09-27T12:00:00Z">
        <w:r>
          <w:t xml:space="preserve">no single model yet accommodates every input used in agricultural assessment</w:t>
        </w:r>
      </w:ins>
      <w:r>
        <w:t xml:space="preserve">.</w:t>
      </w:r>
    </w:p>
    <w:p w14:paraId="536739DA" w14:textId="77777777" w:rsidR="008F1142" w:rsidRDefault="00C85D64">
      <w:pPr>
        <w:spacing w:after="160" w:line="300" w:lineRule="auto"/>
        <w:jc w:val="both"/>
      </w:pPr>
      <w:r>
        <w:t xml:space="preserve">AgriFM applies multisource temporal representation learning to agricultural mapping </w:t>
      </w:r>
      <w:r>
        <w:rPr>
          <w:rFonts w:eastAsia="宋体" w:hint="eastAsia"/>
        </w:rPr>
        <w:t xml:space="preserve">[</w:t>
      </w:r>
      <w:r>
        <w:t xml:space="preserve">11</w:t>
      </w:r>
      <w:r>
        <w:rPr>
          <w:rFonts w:eastAsia="宋体" w:hint="eastAsia"/>
        </w:rPr>
        <w:t xml:space="preserve">]</w:t>
      </w:r>
      <w:r>
        <w:t xml:space="preserve">. AlphaEarth Foundations learns embedding fields that integrate spatial, temporal and measurement contexts</w:t>
      </w:r>
      <w:del w:id="1077" w:author="Language Editor" w:date="2026-09-27T12:00:00Z">
        <w:r>
          <w:delText xml:space="preserve"> and supports</w:delText>
        </w:r>
      </w:del>
      <w:ins w:id="1078" w:author="Language Editor" w:date="2026-09-27T12:00:00Z">
        <w:r>
          <w:t xml:space="preserve">, enabling</w:t>
        </w:r>
      </w:ins>
      <w:r>
        <w:t xml:space="preserve"> downstream mapping from sparse labels </w:t>
      </w:r>
      <w:r>
        <w:rPr>
          <w:rFonts w:eastAsia="宋体" w:hint="eastAsia"/>
        </w:rPr>
        <w:t xml:space="preserve">[</w:t>
      </w:r>
      <w:r>
        <w:t xml:space="preserve">12</w:t>
      </w:r>
      <w:r>
        <w:rPr>
          <w:rFonts w:eastAsia="宋体" w:hint="eastAsia"/>
        </w:rPr>
        <w:t xml:space="preserve">]</w:t>
      </w:r>
      <w:r>
        <w:t xml:space="preserve">. Its public annual embedding product</w:t>
      </w:r>
      <w:del w:id="1079" w:author="Language Editor" w:date="2026-09-27T12:00:00Z">
        <w:r>
          <w:delText xml:space="preserve"> should be distinguished</w:delText>
        </w:r>
      </w:del>
      <w:ins w:id="1080" w:author="Language Editor" w:date="2026-09-27T12:00:00Z">
        <w:r>
          <w:t xml:space="preserve">, however, differs</w:t>
        </w:r>
      </w:ins>
      <w:r>
        <w:t xml:space="preserve"> from the temporal processing </w:t>
      </w:r>
      <w:del w:id="1081" w:author="Language Editor" w:date="2026-09-27T12:00:00Z">
        <w:r>
          <w:delText xml:space="preserve">in the underlying model. Here, we draw on</w:delText>
        </w:r>
      </w:del>
      <w:ins w:id="1082" w:author="Language Editor" w:date="2026-09-27T12:00:00Z">
        <w:r>
          <w:t xml:space="preserve">inside the model. CroplandGPT adopts</w:t>
        </w:r>
      </w:ins>
      <w:r>
        <w:t xml:space="preserve"> the principle of a shared geospatial representation</w:t>
      </w:r>
      <w:del w:id="1083" w:author="Language Editor" w:date="2026-09-27T12:00:00Z">
        <w:r>
          <w:delText xml:space="preserve">; we do not assume that</w:delText>
        </w:r>
      </w:del>
      <w:ins w:id="1084" w:author="Language Editor" w:date="2026-09-27T12:00:00Z">
        <w:r>
          <w:t xml:space="preserve"> but does not rely on</w:t>
        </w:r>
      </w:ins>
      <w:r>
        <w:t xml:space="preserve"> an annual embedding layer </w:t>
      </w:r>
      <w:del w:id="1085" w:author="Language Editor" w:date="2026-09-27T12:00:00Z">
        <w:r>
          <w:delText xml:space="preserve">resolves a crop season, a management event or a</w:delText>
        </w:r>
      </w:del>
      <w:ins w:id="1086" w:author="Language Editor" w:date="2026-09-27T12:00:00Z">
        <w:r>
          <w:t xml:space="preserve">to resolve crop seasons, management events or</w:t>
        </w:r>
      </w:ins>
      <w:r>
        <w:t xml:space="preserve"> field-specific soil </w:t>
      </w:r>
      <w:del w:id="1087" w:author="Language Editor" w:date="2026-09-27T12:00:00Z">
        <w:r>
          <w:delText xml:space="preserve">measurement</w:delText>
        </w:r>
      </w:del>
      <w:ins w:id="1088" w:author="Language Editor" w:date="2026-09-27T12:00:00Z">
        <w:r>
          <w:t xml:space="preserve">measurements</w:t>
        </w:r>
      </w:ins>
      <w:r>
        <w:t xml:space="preserve">.</w:t>
      </w:r>
    </w:p>
    <w:p w14:paraId="3A233337" w14:textId="77777777" w:rsidR="008F1142" w:rsidRDefault="00C85D64">
      <w:pPr>
        <w:spacing w:after="160" w:line="300" w:lineRule="auto"/>
        <w:jc w:val="both"/>
      </w:pPr>
      <w:r>
        <w:t xml:space="preserve">A geospatial embedding is an internal representation, whereas a crop map, </w:t>
      </w:r>
      <w:ins w:id="1089" w:author="Language Editor" w:date="2026-09-27T12:00:00Z">
        <w:r>
          <w:t xml:space="preserve">a </w:t>
        </w:r>
      </w:ins>
      <w:r>
        <w:t xml:space="preserve">field boundary or </w:t>
      </w:r>
      <w:del w:id="1090" w:author="Language Editor" w:date="2026-09-27T12:00:00Z">
        <w:r>
          <w:delText xml:space="preserve">estimated</w:delText>
        </w:r>
      </w:del>
      <w:ins w:id="1091" w:author="Language Editor" w:date="2026-09-27T12:00:00Z">
        <w:r>
          <w:t xml:space="preserve">an estimated soil</w:t>
        </w:r>
      </w:ins>
      <w:r>
        <w:t xml:space="preserve"> property is an interpretable task output. Classification, spatial decoding or regression </w:t>
      </w:r>
      <w:del w:id="1092" w:author="Language Editor" w:date="2026-09-27T12:00:00Z">
        <w:r>
          <w:delText xml:space="preserve">is</w:delText>
        </w:r>
      </w:del>
      <w:ins w:id="1093" w:author="Language Editor" w:date="2026-09-27T12:00:00Z">
        <w:r>
          <w:t xml:space="preserve">heads are</w:t>
        </w:r>
      </w:ins>
      <w:r>
        <w:t xml:space="preserve"> therefore needed to connect learned features to agricultural variables</w:t>
      </w:r>
      <w:del w:id="1094" w:author="Language Editor" w:date="2026-09-27T12:00:00Z">
        <w:r>
          <w:delText xml:space="preserve">. Observations must also retain their acquisition dates</w:delText>
        </w:r>
      </w:del>
      <w:ins w:id="1095" w:author="Language Editor" w:date="2026-09-27T12:00:00Z">
        <w:r>
          <w:t xml:space="preserve">, and each observation must keep its acquisition date</w:t>
        </w:r>
      </w:ins>
      <w:r>
        <w:t xml:space="preserve">, spatial support and validation status. </w:t>
      </w:r>
      <w:del w:id="1096" w:author="Language Editor" w:date="2026-09-27T12:00:00Z">
        <w:r>
          <w:delText xml:space="preserve">These distinctions allow GFM-inspired representation learning to support</w:delText>
        </w:r>
      </w:del>
      <w:ins w:id="1097" w:author="Language Editor" w:date="2026-09-27T12:00:00Z">
        <w:r>
          <w:t xml:space="preserve">With these distinctions in place, GFM-style representation learning can serve</w:t>
        </w:r>
      </w:ins>
      <w:r>
        <w:t xml:space="preserve"> agricultural mapping without </w:t>
      </w:r>
      <w:del w:id="1098" w:author="Language Editor" w:date="2026-09-27T12:00:00Z">
        <w:r>
          <w:delText xml:space="preserve">assigning</w:delText>
        </w:r>
      </w:del>
      <w:ins w:id="1099" w:author="Language Editor" w:date="2026-09-27T12:00:00Z">
        <w:r>
          <w:t xml:space="preserve">attaching</w:t>
        </w:r>
      </w:ins>
      <w:r>
        <w:t xml:space="preserve"> agronomic meaning to individual </w:t>
      </w:r>
      <w:del w:id="1100" w:author="Language Editor" w:date="2026-09-27T12:00:00Z">
        <w:r>
          <w:delText xml:space="preserve">vector components</w:delText>
        </w:r>
      </w:del>
      <w:ins w:id="1101" w:author="Language Editor" w:date="2026-09-27T12:00:00Z">
        <w:r>
          <w:t xml:space="preserve">embedding dimensions</w:t>
        </w:r>
      </w:ins>
      <w:r>
        <w:t xml:space="preserve">.</w:t>
      </w:r>
    </w:p>
    <w:p w14:paraId="7370A8B5" w14:textId="77777777" w:rsidR="008F1142" w:rsidRDefault="00C85D64">
      <w:pPr>
        <w:pStyle w:val="2"/>
        <w:keepNext/>
      </w:pPr>
      <w:r>
        <w:t xml:space="preserve">1.2 Vision</w:t>
      </w:r>
      <w:del w:id="1102" w:author="Language Editor" w:date="2026-09-27T12:00:00Z">
        <w:r>
          <w:delText xml:space="preserve">–</w:delText>
        </w:r>
      </w:del>
      <w:ins w:id="1103" w:author="Language Editor" w:date="2026-09-27T12:00:00Z">
        <w:r>
          <w:t xml:space="preserve">-</w:t>
        </w:r>
      </w:ins>
      <w:r>
        <w:t xml:space="preserve">language models</w:t>
      </w:r>
    </w:p>
    <w:p w14:paraId="44051EE4" w14:textId="77777777" w:rsidR="008F1142" w:rsidRDefault="00C85D64">
      <w:pPr>
        <w:spacing w:after="160" w:line="300" w:lineRule="auto"/>
        <w:jc w:val="both"/>
      </w:pPr>
      <w:r>
        <w:t xml:space="preserve">VLMs </w:t>
      </w:r>
      <w:del w:id="1104" w:author="Language Editor" w:date="2026-09-27T12:00:00Z">
        <w:r>
          <w:delText xml:space="preserve">connect</w:delText>
        </w:r>
      </w:del>
      <w:ins w:id="1105" w:author="Language Editor" w:date="2026-09-27T12:00:00Z">
        <w:r>
          <w:t xml:space="preserve">couple</w:t>
        </w:r>
      </w:ins>
      <w:r>
        <w:t xml:space="preserve"> visual features with language processing. Qwen-VL supports image-text understanding and visual </w:t>
      </w:r>
      <w:del w:id="1106" w:author="Language Editor" w:date="2026-09-27T12:00:00Z">
        <w:r>
          <w:delText xml:space="preserve">localization</w:delText>
        </w:r>
      </w:del>
      <w:ins w:id="1107" w:author="Language Editor" w:date="2026-09-27T12:00:00Z">
        <w:r>
          <w:t xml:space="preserve">grounding</w:t>
        </w:r>
      </w:ins>
      <w:r>
        <w:t xml:space="preserve"> </w:t>
      </w:r>
      <w:r>
        <w:rPr>
          <w:rFonts w:eastAsia="宋体" w:hint="eastAsia"/>
        </w:rPr>
        <w:t xml:space="preserve">[</w:t>
      </w:r>
      <w:r>
        <w:t xml:space="preserve">13</w:t>
      </w:r>
      <w:r>
        <w:rPr>
          <w:rFonts w:eastAsia="宋体" w:hint="eastAsia"/>
        </w:rPr>
        <w:t xml:space="preserve">]</w:t>
      </w:r>
      <w:r>
        <w:t xml:space="preserve">. BLIP-2 </w:t>
      </w:r>
      <w:del w:id="1108" w:author="Language Editor" w:date="2026-09-27T12:00:00Z">
        <w:r>
          <w:delText xml:space="preserve">shows how</w:delText>
        </w:r>
      </w:del>
      <w:ins w:id="1109" w:author="Language Editor" w:date="2026-09-27T12:00:00Z">
        <w:r>
          <w:t xml:space="preserve">connects a frozen visual encoder to a frozen language model through</w:t>
        </w:r>
      </w:ins>
      <w:r>
        <w:t xml:space="preserve"> a trainable querying module </w:t>
      </w:r>
      <w:del w:id="1110" w:author="Language Editor" w:date="2026-09-27T12:00:00Z">
        <w:r>
          <w:delText xml:space="preserve">can connect a visual encoder to a language model while keeping pretrained components frozen </w:delText>
        </w:r>
        <w:r>
          <w:rPr>
            <w:rFonts w:eastAsia="宋体" w:hint="eastAsia"/>
          </w:rPr>
          <w:delText xml:space="preserve">[</w:delText>
        </w:r>
        <w:r>
          <w:delText xml:space="preserve">14</w:delText>
        </w:r>
        <w:r>
          <w:rPr>
            <w:rFonts w:eastAsia="宋体" w:hint="eastAsia"/>
          </w:rPr>
          <w:delText xml:space="preserve">]</w:delText>
        </w:r>
        <w:r>
          <w:delText xml:space="preserve">. This provides a useful architectural</w:delText>
        </w:r>
      </w:del>
      <w:ins w:id="1111" w:author="Language Editor" w:date="2026-09-27T12:00:00Z">
        <w:r>
          <w:t xml:space="preserve">[14], a design that serves as a direct</w:t>
        </w:r>
      </w:ins>
      <w:r>
        <w:t xml:space="preserve"> precedent for a geospatial-language interface. </w:t>
      </w:r>
      <w:del w:id="1112" w:author="Language Editor" w:date="2026-09-27T12:00:00Z">
        <w:r>
          <w:delText xml:space="preserve">Its usefulness depends on learned</w:delText>
        </w:r>
      </w:del>
      <w:ins w:id="1113" w:author="Language Editor" w:date="2026-09-27T12:00:00Z">
        <w:r>
          <w:t xml:space="preserve">Such an interface works only after</w:t>
        </w:r>
      </w:ins>
      <w:r>
        <w:t xml:space="preserve"> cross-modal alignment</w:t>
      </w:r>
      <w:del w:id="1114" w:author="Language Editor" w:date="2026-09-27T12:00:00Z">
        <w:r>
          <w:delText xml:space="preserve">; a projection to the correct vector width alone does not establish that a language model can</w:delText>
        </w:r>
      </w:del>
      <w:ins w:id="1115" w:author="Language Editor" w:date="2026-09-27T12:00:00Z">
        <w:r>
          <w:t xml:space="preserve"> has been learned; matching the vector width of the language model is not enough for it to</w:t>
        </w:r>
      </w:ins>
      <w:r>
        <w:t xml:space="preserve"> interpret geospatial features.</w:t>
      </w:r>
    </w:p>
    <w:p w14:paraId="137EE37A" w14:textId="77777777" w:rsidR="008F1142" w:rsidRDefault="00C85D64">
      <w:pPr>
        <w:spacing w:after="160" w:line="300" w:lineRule="auto"/>
        <w:jc w:val="both"/>
      </w:pPr>
      <w:r>
        <w:t xml:space="preserve">Remote</w:t>
      </w:r>
      <w:del w:id="1116" w:author="Language Editor" w:date="2026-09-27T12:00:00Z">
        <w:r>
          <w:delText xml:space="preserve">-sensing VLMs adapt such</w:delText>
        </w:r>
      </w:del>
      <w:ins w:id="1117" w:author="Language Editor" w:date="2026-09-27T12:00:00Z">
        <w:r>
          <w:t xml:space="preserve"> sensing VLMs extend this</w:t>
        </w:r>
      </w:ins>
      <w:r>
        <w:t xml:space="preserve"> interaction to Earth</w:t>
      </w:r>
      <w:del w:id="1118" w:author="Language Editor" w:date="2026-09-27T12:00:00Z">
        <w:r>
          <w:delText xml:space="preserve">-</w:delText>
        </w:r>
      </w:del>
      <w:ins w:id="1119" w:author="Language Editor" w:date="2026-09-27T12:00:00Z">
        <w:r>
          <w:t xml:space="preserve"> </w:t>
        </w:r>
      </w:ins>
      <w:r>
        <w:t xml:space="preserve">observation imagery. GeoChat addresses grounded image understanding </w:t>
      </w:r>
      <w:r>
        <w:rPr>
          <w:rFonts w:eastAsia="宋体" w:hint="eastAsia"/>
        </w:rPr>
        <w:t xml:space="preserve">[</w:t>
      </w:r>
      <w:r>
        <w:t xml:space="preserve">15</w:t>
      </w:r>
      <w:r>
        <w:rPr>
          <w:rFonts w:eastAsia="宋体" w:hint="eastAsia"/>
        </w:rPr>
        <w:t xml:space="preserve">]</w:t>
      </w:r>
      <w:r>
        <w:t xml:space="preserve">, and EarthGPT supports multisensor image comprehension </w:t>
      </w:r>
      <w:r>
        <w:rPr>
          <w:rFonts w:eastAsia="宋体" w:hint="eastAsia"/>
        </w:rPr>
        <w:t xml:space="preserve">[</w:t>
      </w:r>
      <w:r>
        <w:t xml:space="preserve">16</w:t>
      </w:r>
      <w:r>
        <w:rPr>
          <w:rFonts w:eastAsia="宋体" w:hint="eastAsia"/>
        </w:rPr>
        <w:t xml:space="preserve">]</w:t>
      </w:r>
      <w:r>
        <w:t xml:space="preserve">. </w:t>
      </w:r>
      <w:del w:id="1120" w:author="Language Editor" w:date="2026-09-27T12:00:00Z">
        <w:r>
          <w:delText xml:space="preserve">These capabilities can help</w:delText>
        </w:r>
      </w:del>
      <w:ins w:id="1121" w:author="Language Editor" w:date="2026-09-27T12:00:00Z">
        <w:r>
          <w:t xml:space="preserve">Such models can</w:t>
        </w:r>
      </w:ins>
      <w:r>
        <w:t xml:space="preserve"> describe spatial patterns and answer </w:t>
      </w:r>
      <w:del w:id="1122" w:author="Language Editor" w:date="2026-09-27T12:00:00Z">
        <w:r>
          <w:delText xml:space="preserve">image-related questions. Agricultural assessment also requires</w:delText>
        </w:r>
      </w:del>
      <w:ins w:id="1123" w:author="Language Editor" w:date="2026-09-27T12:00:00Z">
        <w:r>
          <w:t xml:space="preserve">questions about an image. Agricultural assessment additionally depends on</w:t>
        </w:r>
      </w:ins>
      <w:r>
        <w:t xml:space="preserve"> dated observations, numerical evidence, evaluation criteria and knowledge of where a management practice applies. </w:t>
      </w:r>
      <w:del w:id="1124" w:author="Language Editor" w:date="2026-09-27T12:00:00Z">
        <w:r>
          <w:delText xml:space="preserve">Those requirements must be represented explicitly</w:delText>
        </w:r>
      </w:del>
      <w:ins w:id="1125" w:author="Language Editor" w:date="2026-09-27T12:00:00Z">
        <w:r>
          <w:t xml:space="preserve">These elements need an explicit representation</w:t>
        </w:r>
      </w:ins>
      <w:r>
        <w:t xml:space="preserve"> when visual interpretation is extended to integrated assessment.</w:t>
      </w:r>
    </w:p>
    <w:p w14:paraId="05E98036" w14:textId="77777777" w:rsidR="008F1142" w:rsidRDefault="00C85D64">
      <w:pPr>
        <w:spacing w:after="160" w:line="300" w:lineRule="auto"/>
        <w:jc w:val="both"/>
      </w:pPr>
      <w:del w:id="1126" w:author="Language Editor" w:date="2026-09-27T12:00:00Z">
        <w:r>
          <w:delText xml:space="preserve">Recent work already connects</w:delText>
        </w:r>
      </w:del>
      <w:ins w:id="1127" w:author="Language Editor" w:date="2026-09-27T12:00:00Z">
        <w:r>
          <w:t xml:space="preserve">Several studies already connect</w:t>
        </w:r>
      </w:ins>
      <w:r>
        <w:t xml:space="preserve"> agricultural or environmental information with language-based reasoning. AgroOmni provides a multiview agricultural dataset and evaluates multimodal understanding across observation scales </w:t>
      </w:r>
      <w:r>
        <w:rPr>
          <w:rFonts w:eastAsia="宋体" w:hint="eastAsia"/>
        </w:rPr>
        <w:t xml:space="preserve">[</w:t>
      </w:r>
      <w:r>
        <w:t xml:space="preserve">17</w:t>
      </w:r>
      <w:r>
        <w:rPr>
          <w:rFonts w:eastAsia="宋体" w:hint="eastAsia"/>
        </w:rPr>
        <w:t xml:space="preserve">]</w:t>
      </w:r>
      <w:r>
        <w:t xml:space="preserve">. AgriWorld combines geospatial tools, time-series analysis and predictive models </w:t>
      </w:r>
      <w:del w:id="1128" w:author="Language Editor" w:date="2026-09-27T12:00:00Z">
        <w:r>
          <w:delText xml:space="preserve">with</w:delText>
        </w:r>
      </w:del>
      <w:ins w:id="1129" w:author="Language Editor" w:date="2026-09-27T12:00:00Z">
        <w:r>
          <w:t xml:space="preserve">in</w:t>
        </w:r>
      </w:ins>
      <w:r>
        <w:t xml:space="preserve"> an agent workflow </w:t>
      </w:r>
      <w:del w:id="1130" w:author="Language Editor" w:date="2026-09-27T12:00:00Z">
        <w:r>
          <w:delText xml:space="preserve">that includes</w:delText>
        </w:r>
      </w:del>
      <w:ins w:id="1131" w:author="Language Editor" w:date="2026-09-27T12:00:00Z">
        <w:r>
          <w:t xml:space="preserve">with</w:t>
        </w:r>
      </w:ins>
      <w:r>
        <w:t xml:space="preserve"> alignment and verification</w:t>
      </w:r>
      <w:ins w:id="1132" w:author="Language Editor" w:date="2026-09-27T12:00:00Z">
        <w:r>
          <w:t xml:space="preserve"> steps</w:t>
        </w:r>
      </w:ins>
      <w:r>
        <w:t xml:space="preserve"> </w:t>
      </w:r>
      <w:r>
        <w:rPr>
          <w:rFonts w:eastAsia="宋体" w:hint="eastAsia"/>
        </w:rPr>
        <w:t xml:space="preserve">[</w:t>
      </w:r>
      <w:r>
        <w:t xml:space="preserve">18</w:t>
      </w:r>
      <w:r>
        <w:rPr>
          <w:rFonts w:eastAsia="宋体" w:hint="eastAsia"/>
        </w:rPr>
        <w:t xml:space="preserve">]</w:t>
      </w:r>
      <w:r>
        <w:t xml:space="preserve">. Rahman links physically interpreted AlphaEarth embeddings with retrieval-augmented language responses for land-surface assessment </w:t>
      </w:r>
      <w:r>
        <w:rPr>
          <w:rFonts w:eastAsia="宋体" w:hint="eastAsia"/>
        </w:rPr>
        <w:t xml:space="preserve">[</w:t>
      </w:r>
      <w:r>
        <w:t xml:space="preserve">19</w:t>
      </w:r>
      <w:r>
        <w:rPr>
          <w:rFonts w:eastAsia="宋体" w:hint="eastAsia"/>
        </w:rPr>
        <w:t xml:space="preserve">]</w:t>
      </w:r>
      <w:r>
        <w:t xml:space="preserve">. These studies are </w:t>
      </w:r>
      <w:del w:id="1133" w:author="Language Editor" w:date="2026-09-27T12:00:00Z">
        <w:r>
          <w:delText xml:space="preserve">close</w:delText>
        </w:r>
      </w:del>
      <w:ins w:id="1134" w:author="Language Editor" w:date="2026-09-27T12:00:00Z">
        <w:r>
          <w:t xml:space="preserve">the closest</w:t>
        </w:r>
      </w:ins>
      <w:r>
        <w:t xml:space="preserve"> precedents for the </w:t>
      </w:r>
      <w:del w:id="1135" w:author="Language Editor" w:date="2026-09-27T12:00:00Z">
        <w:r>
          <w:delText xml:space="preserve">proposed integration. CroplandGPT therefore does not claim novelty merely from using geospatial representations, retrieval or a language model together</w:delText>
        </w:r>
      </w:del>
      <w:ins w:id="1136" w:author="Language Editor" w:date="2026-09-27T12:00:00Z">
        <w:r>
          <w:t xml:space="preserve">present work. The novelty of CroplandGPT therefore lies in how these components are organized for cropland assessment, not in their joint use as such</w:t>
        </w:r>
      </w:ins>
      <w:r>
        <w:t xml:space="preserve">.</w:t>
      </w:r>
    </w:p>
    <w:p w14:paraId="69E856A1" w14:textId="77777777" w:rsidR="008F1142" w:rsidRDefault="00C85D64">
      <w:pPr>
        <w:spacing w:after="160" w:line="300" w:lineRule="auto"/>
        <w:jc w:val="both"/>
      </w:pPr>
      <w:del w:id="1137" w:author="Language Editor" w:date="2026-09-27T12:00:00Z">
        <w:r>
          <w:delText xml:space="preserve">The question addressed here is</w:delText>
        </w:r>
      </w:del>
      <w:ins w:id="1138" w:author="Language Editor" w:date="2026-09-27T12:00:00Z">
        <w:r>
          <w:t xml:space="preserve">This study asks</w:t>
        </w:r>
      </w:ins>
      <w:r>
        <w:t xml:space="preserve"> how these components can support a connected agricultural workflow:</w:t>
      </w:r>
      <w:del w:id="1139" w:author="Language Editor" w:date="2026-09-27T12:00:00Z">
        <w:r>
          <w:delText xml:space="preserve"> representing and</w:delText>
        </w:r>
      </w:del>
      <w:r>
        <w:t xml:space="preserve"> mapping the elements of a cropland analysis unit, evaluating their joint implications against explicit criteria, and discussing management options under stated constraints. A shared spatial representation can </w:t>
      </w:r>
      <w:del w:id="1140" w:author="Language Editor" w:date="2026-09-27T12:00:00Z">
        <w:r>
          <w:delText xml:space="preserve">support</w:delText>
        </w:r>
      </w:del>
      <w:ins w:id="1141" w:author="Language Editor" w:date="2026-09-27T12:00:00Z">
        <w:r>
          <w:t xml:space="preserve">serve both</w:t>
        </w:r>
      </w:ins>
      <w:r>
        <w:t xml:space="preserve"> the mapping and</w:t>
      </w:r>
      <w:ins w:id="1142" w:author="Language Editor" w:date="2026-09-27T12:00:00Z">
        <w:r>
          <w:t xml:space="preserve"> the</w:t>
        </w:r>
      </w:ins>
      <w:r>
        <w:t xml:space="preserve"> language branches, while interpretable observations and predictions </w:t>
      </w:r>
      <w:del w:id="1143" w:author="Language Editor" w:date="2026-09-27T12:00:00Z">
        <w:r>
          <w:delText xml:space="preserve">provide a separate</w:delText>
        </w:r>
      </w:del>
      <w:ins w:id="1144" w:author="Language Editor" w:date="2026-09-27T12:00:00Z">
        <w:r>
          <w:t xml:space="preserve">give an independent</w:t>
        </w:r>
      </w:ins>
      <w:r>
        <w:t xml:space="preserve"> basis for checking </w:t>
      </w:r>
      <w:del w:id="1145" w:author="Language Editor" w:date="2026-09-27T12:00:00Z">
        <w:r>
          <w:delText xml:space="preserve">their statements. This arrangement avoids requiring a</w:delText>
        </w:r>
      </w:del>
      <w:ins w:id="1146" w:author="Language Editor" w:date="2026-09-27T12:00:00Z">
        <w:r>
          <w:t xml:space="preserve">the statements that the language branch produces. Because both branches reuse one encoder, no</w:t>
        </w:r>
      </w:ins>
      <w:r>
        <w:t xml:space="preserve"> second visual encoder</w:t>
      </w:r>
      <w:ins w:id="1147" w:author="Language Editor" w:date="2026-09-27T12:00:00Z">
        <w:r>
          <w:t xml:space="preserve"> is needed</w:t>
        </w:r>
      </w:ins>
      <w:r>
        <w:t xml:space="preserve"> to process the same imagery </w:t>
      </w:r>
      <w:del w:id="1148" w:author="Language Editor" w:date="2026-09-27T12:00:00Z">
        <w:r>
          <w:delText xml:space="preserve">solely to label the overall system a VLM</w:delText>
        </w:r>
      </w:del>
      <w:ins w:id="1149" w:author="Language Editor" w:date="2026-09-27T12:00:00Z">
        <w:r>
          <w:t xml:space="preserve">for the language model</w:t>
        </w:r>
      </w:ins>
      <w:r>
        <w:t xml:space="preserve">.</w:t>
      </w:r>
    </w:p>
    <w:p w14:paraId="1150557A" w14:textId="77777777" w:rsidR="008F1142" w:rsidRDefault="00C85D64">
      <w:pPr>
        <w:pStyle w:val="2"/>
        <w:keepNext/>
      </w:pPr>
      <w:r>
        <w:t>1.3 Contributions of this study</w:t>
      </w:r>
    </w:p>
    <w:p w14:paraId="51EBEDE1" w14:textId="77777777" w:rsidR="008F1142" w:rsidRDefault="00C85D64">
      <w:pPr>
        <w:spacing w:after="160" w:line="300" w:lineRule="auto"/>
        <w:jc w:val="both"/>
      </w:pPr>
      <w:r>
        <w:t xml:space="preserve">CroplandGPT </w:t>
      </w:r>
      <w:del w:id="1150" w:author="Language Editor" w:date="2026-09-27T12:00:00Z">
        <w:r>
          <w:delText xml:space="preserve">proposes</w:delText>
        </w:r>
      </w:del>
      <w:ins w:id="1151" w:author="Language Editor" w:date="2026-09-27T12:00:00Z">
        <w:r>
          <w:t xml:space="preserve">provides</w:t>
        </w:r>
      </w:ins>
      <w:r>
        <w:t xml:space="preserve"> a common architecture and assessment specification for this workflow. Its </w:t>
      </w:r>
      <w:del w:id="1152" w:author="Language Editor" w:date="2026-09-27T12:00:00Z">
        <w:r>
          <w:delText xml:space="preserve">intended contribution is the organization of</w:delText>
        </w:r>
      </w:del>
      <w:ins w:id="1153" w:author="Language Editor" w:date="2026-09-27T12:00:00Z">
        <w:r>
          <w:t xml:space="preserve">contribution lies in organizing</w:t>
        </w:r>
      </w:ins>
      <w:r>
        <w:t xml:space="preserve"> spatial representation, interpretable task outputs and agricultural knowledge for integrated assessment. The encoders, attention mechanisms and language components </w:t>
      </w:r>
      <w:del w:id="1154" w:author="Language Editor" w:date="2026-09-27T12:00:00Z">
        <w:r>
          <w:delText xml:space="preserve">draw</w:delText>
        </w:r>
      </w:del>
      <w:ins w:id="1155" w:author="Language Editor" w:date="2026-09-27T12:00:00Z">
        <w:r>
          <w:t xml:space="preserve">build</w:t>
        </w:r>
      </w:ins>
      <w:r>
        <w:t xml:space="preserve"> on established methods</w:t>
      </w:r>
      <w:del w:id="1156" w:author="Language Editor" w:date="2026-09-27T12:00:00Z">
        <w:r>
          <w:delText xml:space="preserve">; the value of their proposed agricultural integration remains an empirical question</w:delText>
        </w:r>
      </w:del>
      <w:ins w:id="1157" w:author="Language Editor" w:date="2026-09-27T12:00:00Z">
        <w:r>
          <w:t xml:space="preserve">, which keeps the framework compatible with ongoing advances in GFMs and VLMs</w:t>
        </w:r>
      </w:ins>
      <w:r>
        <w:t xml:space="preserve">.</w:t>
      </w:r>
    </w:p>
    <w:p w14:paraId="6311B24B" w14:textId="77777777" w:rsidR="008F1142" w:rsidRDefault="00C85D64">
      <w:pPr>
        <w:spacing w:after="160" w:line="300" w:lineRule="auto"/>
        <w:jc w:val="both"/>
      </w:pPr>
      <w:del w:id="1158" w:author="Language Editor" w:date="2026-09-27T12:00:00Z">
        <w:r>
          <w:delText xml:space="preserve">Three functional stages define the workflow</w:delText>
        </w:r>
      </w:del>
      <w:ins w:id="1159" w:author="Language Editor" w:date="2026-09-27T12:00:00Z">
        <w:r>
          <w:t xml:space="preserve">The workflow comprises three functional stages</w:t>
        </w:r>
      </w:ins>
      <w:r>
        <w:t xml:space="preserve">. Agricultural feature representation and mapping estimate what is present, where it occurs and its observed or predicted state. Integrated cropland assessment interprets this evidence against a stated use, objective and criterion. Agricultural management decision support </w:t>
      </w:r>
      <w:del w:id="1160" w:author="Language Editor" w:date="2026-09-27T12:00:00Z">
        <w:r>
          <w:delText xml:space="preserve">considers candidate actions within</w:delText>
        </w:r>
      </w:del>
      <w:ins w:id="1161" w:author="Language Editor" w:date="2026-09-27T12:00:00Z">
        <w:r>
          <w:t xml:space="preserve">weighs candidate actions against</w:t>
        </w:r>
      </w:ins>
      <w:r>
        <w:t xml:space="preserve"> resource constraints and </w:t>
      </w:r>
      <w:del w:id="1162" w:author="Language Editor" w:date="2026-09-27T12:00:00Z">
        <w:r>
          <w:delText xml:space="preserve">knowledge applicability. These</w:delText>
        </w:r>
      </w:del>
      <w:ins w:id="1163" w:author="Language Editor" w:date="2026-09-27T12:00:00Z">
        <w:r>
          <w:t xml:space="preserve">the applicability of available knowledge. The</w:t>
        </w:r>
      </w:ins>
      <w:r>
        <w:t xml:space="preserve"> stages describe functions</w:t>
      </w:r>
      <w:del w:id="1164" w:author="Language Editor" w:date="2026-09-27T12:00:00Z">
        <w:r>
          <w:delText xml:space="preserve"> rather than</w:delText>
        </w:r>
      </w:del>
      <w:ins w:id="1165" w:author="Language Editor" w:date="2026-09-27T12:00:00Z">
        <w:r>
          <w:t xml:space="preserve">; they do not correspond to</w:t>
        </w:r>
      </w:ins>
      <w:r>
        <w:t xml:space="preserve"> three separate neural networks or a </w:t>
      </w:r>
      <w:del w:id="1166" w:author="Language Editor" w:date="2026-09-27T12:00:00Z">
        <w:r>
          <w:delText xml:space="preserve">mandatory</w:delText>
        </w:r>
      </w:del>
      <w:ins w:id="1167" w:author="Language Editor" w:date="2026-09-27T12:00:00Z">
        <w:r>
          <w:t xml:space="preserve">fixed</w:t>
        </w:r>
      </w:ins>
      <w:r>
        <w:t xml:space="preserve"> sequence of inference calls.</w:t>
      </w:r>
    </w:p>
    <w:p w14:paraId="38F1D41E" w14:textId="77777777" w:rsidR="008F1142" w:rsidRDefault="00C85D64">
      <w:pPr>
        <w:spacing w:after="160" w:line="300" w:lineRule="auto"/>
        <w:jc w:val="both"/>
      </w:pPr>
      <w:r>
        <w:t xml:space="preserve">The</w:t>
      </w:r>
      <w:del w:id="1168" w:author="Language Editor" w:date="2026-09-27T12:00:00Z">
        <w:r>
          <w:delText xml:space="preserve"> proposed framework connects</w:delText>
        </w:r>
      </w:del>
      <w:ins w:id="1169" w:author="Language Editor" w:date="2026-09-27T12:00:00Z">
        <w:r>
          <w:t xml:space="preserve"> framework couples</w:t>
        </w:r>
      </w:ins>
      <w:r>
        <w:t xml:space="preserve"> GFM-inspired spatial representation with a vision-language branch that shares the geospatial encoding front end (Fig. 1). Spatial features </w:t>
      </w:r>
      <w:del w:id="1170" w:author="Language Editor" w:date="2026-09-27T12:00:00Z">
        <w:r>
          <w:delText xml:space="preserve">enter</w:delText>
        </w:r>
      </w:del>
      <w:ins w:id="1171" w:author="Language Editor" w:date="2026-09-27T12:00:00Z">
        <w:r>
          <w:t xml:space="preserve">reach</w:t>
        </w:r>
      </w:ins>
      <w:r>
        <w:t xml:space="preserve"> the language branch through a trainable adapter. Explicit observations and task predictions </w:t>
      </w:r>
      <w:del w:id="1172" w:author="Language Editor" w:date="2026-09-27T12:00:00Z">
        <w:r>
          <w:delText xml:space="preserve">retain</w:delText>
        </w:r>
      </w:del>
      <w:ins w:id="1173" w:author="Language Editor" w:date="2026-09-27T12:00:00Z">
        <w:r>
          <w:t xml:space="preserve">keep their</w:t>
        </w:r>
      </w:ins>
      <w:r>
        <w:t xml:space="preserve"> values and provenance, </w:t>
      </w:r>
      <w:del w:id="1174" w:author="Language Editor" w:date="2026-09-27T12:00:00Z">
        <w:r>
          <w:delText xml:space="preserve">while</w:delText>
        </w:r>
      </w:del>
      <w:ins w:id="1175" w:author="Language Editor" w:date="2026-09-27T12:00:00Z">
        <w:r>
          <w:t xml:space="preserve">and</w:t>
        </w:r>
      </w:ins>
      <w:r>
        <w:t xml:space="preserve"> retrieved knowledge supplies assessment criteria and management context. The </w:t>
      </w:r>
      <w:del w:id="1176" w:author="Language Editor" w:date="2026-09-27T12:00:00Z">
        <w:r>
          <w:delText xml:space="preserve">design has three related contributions:</w:delText>
        </w:r>
      </w:del>
      <w:ins w:id="1177" w:author="Language Editor" w:date="2026-09-27T12:00:00Z">
        <w:r>
          <w:t xml:space="preserve">main contributions are as follows.</w:t>
        </w:r>
      </w:ins>
    </w:p>
    <w:p w14:paraId="306359D1" w14:textId="77777777" w:rsidR="008F1142" w:rsidRDefault="00C85D64">
      <w:pPr>
        <w:spacing w:after="160" w:line="300" w:lineRule="auto"/>
        <w:ind w:left="360"/>
        <w:jc w:val="both"/>
      </w:pPr>
      <w:r>
        <w:t xml:space="preserve">(1) A shared spatial representation for agricultural tasks. Multisource information is organized within cropland analysis units, </w:t>
      </w:r>
      <w:del w:id="1178" w:author="Language Editor" w:date="2026-09-27T12:00:00Z">
        <w:r>
          <w:delText xml:space="preserve">with internal</w:delText>
        </w:r>
      </w:del>
      <w:ins w:id="1179" w:author="Language Editor" w:date="2026-09-27T12:00:00Z">
        <w:r>
          <w:t xml:space="preserve">and the</w:t>
        </w:r>
      </w:ins>
      <w:r>
        <w:t xml:space="preserve"> fields and other objects </w:t>
      </w:r>
      <w:del w:id="1180" w:author="Language Editor" w:date="2026-09-27T12:00:00Z">
        <w:r>
          <w:delText xml:space="preserve">retaining</w:delText>
        </w:r>
      </w:del>
      <w:ins w:id="1181" w:author="Language Editor" w:date="2026-09-27T12:00:00Z">
        <w:r>
          <w:t xml:space="preserve">inside each unit keep</w:t>
        </w:r>
      </w:ins>
      <w:r>
        <w:t xml:space="preserve"> their spatial and temporal associations. The same spatial features </w:t>
      </w:r>
      <w:del w:id="1182" w:author="Language Editor" w:date="2026-09-27T12:00:00Z">
        <w:r>
          <w:delText xml:space="preserve">support</w:delText>
        </w:r>
      </w:del>
      <w:ins w:id="1183" w:author="Language Editor" w:date="2026-09-27T12:00:00Z">
        <w:r>
          <w:t xml:space="preserve">drive</w:t>
        </w:r>
      </w:ins>
      <w:r>
        <w:t xml:space="preserve"> element mapping, parcel-level prediction and language-conditioned assessment.</w:t>
      </w:r>
    </w:p>
    <w:p w14:paraId="6E797560" w14:textId="77777777" w:rsidR="008F1142" w:rsidRDefault="00C85D64">
      <w:pPr>
        <w:spacing w:after="160" w:line="300" w:lineRule="auto"/>
        <w:ind w:left="360"/>
        <w:jc w:val="both"/>
      </w:pPr>
      <w:r>
        <w:t xml:space="preserve">(2) A dual-path geospatial-language interface. Query resampling and projection </w:t>
      </w:r>
      <w:del w:id="1184" w:author="Language Editor" w:date="2026-09-27T12:00:00Z">
        <w:r>
          <w:delText xml:space="preserve">convey</w:delText>
        </w:r>
      </w:del>
      <w:ins w:id="1185" w:author="Language Editor" w:date="2026-09-27T12:00:00Z">
        <w:r>
          <w:t xml:space="preserve">pass</w:t>
        </w:r>
      </w:ins>
      <w:r>
        <w:t xml:space="preserve"> continuous spatial context to the language decoder</w:t>
      </w:r>
      <w:del w:id="1186" w:author="Language Editor" w:date="2026-09-27T12:00:00Z">
        <w:r>
          <w:delText xml:space="preserve">;</w:delText>
        </w:r>
      </w:del>
      <w:ins w:id="1187" w:author="Language Editor" w:date="2026-09-27T12:00:00Z">
        <w:r>
          <w:t xml:space="preserve">, and</w:t>
        </w:r>
      </w:ins>
      <w:r>
        <w:t xml:space="preserve"> a separate path supplies interpretable observations and predictions. </w:t>
      </w:r>
      <w:del w:id="1188" w:author="Language Editor" w:date="2026-09-27T12:00:00Z">
        <w:r>
          <w:delText xml:space="preserve">Their object and time links allow generated statements to</w:delText>
        </w:r>
      </w:del>
      <w:ins w:id="1189" w:author="Language Editor" w:date="2026-09-27T12:00:00Z">
        <w:r>
          <w:t xml:space="preserve">Because every record is linked to an object and a period, generated statements can</w:t>
        </w:r>
      </w:ins>
      <w:r>
        <w:t xml:space="preserve"> be checked against the </w:t>
      </w:r>
      <w:del w:id="1190" w:author="Language Editor" w:date="2026-09-27T12:00:00Z">
        <w:r>
          <w:delText xml:space="preserve">relevant evidence</w:delText>
        </w:r>
      </w:del>
      <w:ins w:id="1191" w:author="Language Editor" w:date="2026-09-27T12:00:00Z">
        <w:r>
          <w:t xml:space="preserve">evidence they cite</w:t>
        </w:r>
      </w:ins>
      <w:r>
        <w:t xml:space="preserve">.</w:t>
      </w:r>
    </w:p>
    <w:p w14:paraId="4498C488" w14:textId="77777777" w:rsidR="008F1142" w:rsidRDefault="00C85D64">
      <w:pPr>
        <w:spacing w:after="160" w:line="300" w:lineRule="auto"/>
        <w:ind w:left="360"/>
        <w:jc w:val="both"/>
      </w:pPr>
      <w:r>
        <w:t xml:space="preserve">(3) A common assessment specification. Six dimensions define the agricultural content, </w:t>
      </w:r>
      <w:del w:id="1192" w:author="Language Editor" w:date="2026-09-27T12:00:00Z">
        <w:r>
          <w:delText xml:space="preserve">while</w:delText>
        </w:r>
      </w:del>
      <w:ins w:id="1193" w:author="Language Editor" w:date="2026-09-27T12:00:00Z">
        <w:r>
          <w:t xml:space="preserve">and</w:t>
        </w:r>
      </w:ins>
      <w:r>
        <w:t xml:space="preserve"> three reasoning levels </w:t>
      </w:r>
      <w:del w:id="1194" w:author="Language Editor" w:date="2026-09-27T12:00:00Z">
        <w:r>
          <w:delText xml:space="preserve">distinguish</w:delText>
        </w:r>
      </w:del>
      <w:ins w:id="1195" w:author="Language Editor" w:date="2026-09-27T12:00:00Z">
        <w:r>
          <w:t xml:space="preserve">separate</w:t>
        </w:r>
      </w:ins>
      <w:r>
        <w:t xml:space="preserve"> state description, cross-dimensional interpretation and conditional scenarios. </w:t>
      </w:r>
      <w:del w:id="1196" w:author="Language Editor" w:date="2026-09-27T12:00:00Z">
        <w:r>
          <w:delText xml:space="preserve">Questions, criteria and applicable knowledge determine</w:delText>
        </w:r>
      </w:del>
      <w:ins w:id="1197" w:author="Language Editor" w:date="2026-09-27T12:00:00Z">
        <w:r>
          <w:t xml:space="preserve">The question, the criteria and the applicable knowledge together set</w:t>
        </w:r>
      </w:ins>
      <w:r>
        <w:t xml:space="preserve"> the scope of each judgment. </w:t>
      </w:r>
      <w:del w:id="1198" w:author="Language Editor" w:date="2026-09-27T12:00:00Z">
        <w:r>
          <w:delText xml:space="preserve">These</w:delText>
        </w:r>
      </w:del>
      <w:ins w:id="1199" w:author="Language Editor" w:date="2026-09-27T12:00:00Z">
        <w:r>
          <w:t xml:space="preserve">The same</w:t>
        </w:r>
      </w:ins>
      <w:r>
        <w:t xml:space="preserve"> definitions apply to </w:t>
      </w:r>
      <w:del w:id="1200" w:author="Language Editor" w:date="2026-09-27T12:00:00Z">
        <w:r>
          <w:delText xml:space="preserve">both </w:delText>
        </w:r>
      </w:del>
      <w:r>
        <w:t xml:space="preserve">expert annotations and </w:t>
      </w:r>
      <w:del w:id="1201" w:author="Language Editor" w:date="2026-09-27T12:00:00Z">
        <w:r>
          <w:delText xml:space="preserve">intended</w:delText>
        </w:r>
      </w:del>
      <w:ins w:id="1202" w:author="Language Editor" w:date="2026-09-27T12:00:00Z">
        <w:r>
          <w:t xml:space="preserve">model</w:t>
        </w:r>
      </w:ins>
      <w:r>
        <w:t xml:space="preserve"> outputs.</w:t>
      </w:r>
    </w:p>
    <w:p w14:paraId="33B87B89" w14:textId="77777777" w:rsidR="008F1142" w:rsidRDefault="00C85D64">
      <w:pPr>
        <w:spacing w:after="160" w:line="300" w:lineRule="auto"/>
        <w:jc w:val="both"/>
      </w:pPr>
      <w:del w:id="1203" w:author="Language Editor" w:date="2026-09-27T12:00:00Z">
        <w:r>
          <w:delText xml:space="preserve">Qiyang and Quzhou provide contrasting case designs for examining the evidence required by this framework. This study presents a methodological specification and descriptive examples, without an implemented end-to-end CroplandGPT model or quantitative performance comparisons. Section 2 describes the framework, Section 3 develops the case illustrations, and Sections 4 and 5 discuss its implications, evaluation needs and conclusions</w:delText>
        </w:r>
      </w:del>
      <w:ins w:id="1204" w:author="Language Editor" w:date="2026-09-27T12:00:00Z">
        <w:r>
          <w:t xml:space="preserve">Two contrasting cases, Qiyang and Quzhou, illustrate the evidence that the framework requires. Section 2 presents the framework, Section 3 applies it to the two cases, Section 4 discusses its implications and implementation, and Section 5 concludes the paper</w:t>
        </w:r>
      </w:ins>
      <w:r>
        <w:t xml:space="preserve">.</w:t>
      </w:r>
    </w:p>
    <w:p w14:paraId="47680059" w14:textId="175C8F22" w:rsidR="008F1142" w:rsidRDefault="008F1142">
      <w:pPr>
        <w:keepNext/>
        <w:spacing w:before="200" w:after="60"/>
        <w:jc w:val="center"/>
      </w:pPr>
    </w:p>
    <w:p w14:paraId="7BE23E67" w14:textId="77777777" w:rsidR="008F1142" w:rsidRDefault="00C85D64">
      <w:pPr>
        <w:spacing w:before="120" w:after="240"/>
      </w:pPr>
      <w:r>
        <w:t xml:space="preserve">Fig. 1 Conceptual framework</w:t>
      </w:r>
      <w:ins w:id="1205" w:author="Language Editor" w:date="2026-09-27T12:00:00Z">
        <w:r>
          <w:t xml:space="preserve"> of CroplandGPT</w:t>
        </w:r>
      </w:ins>
      <w:r>
        <w:t xml:space="preserve"> for integrated cropland assessment. A cropland analysis unit supplies the spatial context for agricultural feature representation and mapping, integrated assessment</w:t>
      </w:r>
      <w:del w:id="1206" w:author="Language Editor" w:date="2026-09-27T12:00:00Z">
        <w:r>
          <w:delText xml:space="preserve">,</w:delText>
        </w:r>
      </w:del>
      <w:r>
        <w:t xml:space="preserve"> and management decision support. GFM-inspired features are shared with a vision-language branch</w:t>
      </w:r>
      <w:del w:id="1207" w:author="Language Editor" w:date="2026-09-27T12:00:00Z">
        <w:r>
          <w:delText xml:space="preserve">;</w:delText>
        </w:r>
      </w:del>
      <w:ins w:id="1208" w:author="Language Editor" w:date="2026-09-27T12:00:00Z">
        <w:r>
          <w:t xml:space="preserve">, and</w:t>
        </w:r>
      </w:ins>
      <w:r>
        <w:t xml:space="preserve"> assessment criteria, knowledge and management constraints guide interpretation. D1–D6 </w:t>
      </w:r>
      <w:del w:id="1209" w:author="Language Editor" w:date="2026-09-27T12:00:00Z">
        <w:r>
          <w:delText xml:space="preserve">and L1–L3 </w:delText>
        </w:r>
      </w:del>
      <w:r>
        <w:t xml:space="preserve">organize assessment content and </w:t>
      </w:r>
      <w:del w:id="1210" w:author="Language Editor" w:date="2026-09-27T12:00:00Z">
        <w:r>
          <w:delText xml:space="preserve">judgment scope, respectively. They are not separate network modules. Arrows show the proposed</w:delText>
        </w:r>
      </w:del>
      <w:ins w:id="1211" w:author="Language Editor" w:date="2026-09-27T12:00:00Z">
        <w:r>
          <w:t xml:space="preserve">L1–L3 define the scope of judgment; neither set corresponds to a separate network module. Arrows indicate the</w:t>
        </w:r>
      </w:ins>
      <w:r>
        <w:t xml:space="preserve"> flow of information.</w:t>
      </w:r>
    </w:p>
    <w:p w14:paraId="31810116" w14:textId="77777777" w:rsidR="008F1142" w:rsidRDefault="00C85D64">
      <w:pPr>
        <w:pStyle w:val="1"/>
        <w:keepNext/>
      </w:pPr>
      <w:r>
        <w:t xml:space="preserve">2 Methodological </w:t>
      </w:r>
      <w:proofErr w:type="gramStart"/>
      <w:r>
        <w:t>framework</w:t>
      </w:r>
      <w:proofErr w:type="gramEnd"/>
    </w:p>
    <w:p w14:paraId="3D1372A6" w14:textId="77777777" w:rsidR="008F1142" w:rsidRDefault="00C85D64">
      <w:pPr>
        <w:pStyle w:val="2"/>
        <w:keepNext/>
      </w:pPr>
      <w:r>
        <w:t>2.1 Assessment objects and input organization</w:t>
      </w:r>
    </w:p>
    <w:p w14:paraId="2E2212FD" w14:textId="77777777" w:rsidR="008F1142" w:rsidRDefault="00C85D64">
      <w:pPr>
        <w:spacing w:after="160" w:line="300" w:lineRule="auto"/>
        <w:jc w:val="both"/>
      </w:pPr>
      <w:r>
        <w:t xml:space="preserve">A cropland analysis unit is defined here as a bounded spatial extent </w:t>
      </w:r>
      <w:del w:id="1212" w:author="Language Editor" w:date="2026-09-27T12:00:00Z">
        <w:r>
          <w:delText xml:space="preserve">used to organize</w:delText>
        </w:r>
      </w:del>
      <w:ins w:id="1213" w:author="Language Editor" w:date="2026-09-27T12:00:00Z">
        <w:r>
          <w:t xml:space="preserve">that organizes</w:t>
        </w:r>
      </w:ins>
      <w:r>
        <w:t xml:space="preserve"> cropland, related environmental and infrastructure features, and observations for a specified period. </w:t>
      </w:r>
      <w:del w:id="1214" w:author="Language Editor" w:date="2026-09-27T12:00:00Z">
        <w:r>
          <w:delText xml:space="preserve">This is an operational definition informed by land-</w:delText>
        </w:r>
      </w:del>
      <w:ins w:id="1215" w:author="Language Editor" w:date="2026-09-27T12:00:00Z">
        <w:r>
          <w:t xml:space="preserve">The definition is operational and follows land </w:t>
        </w:r>
      </w:ins>
      <w:r>
        <w:t xml:space="preserve">evaluation practice </w:t>
      </w:r>
      <w:r>
        <w:rPr>
          <w:rFonts w:eastAsia="宋体" w:hint="eastAsia"/>
        </w:rPr>
        <w:t xml:space="preserve">[</w:t>
      </w:r>
      <w:r>
        <w:t xml:space="preserve">1</w:t>
      </w:r>
      <w:r>
        <w:rPr>
          <w:rFonts w:eastAsia="宋体" w:hint="eastAsia"/>
        </w:rPr>
        <w:t xml:space="preserve">]</w:t>
      </w:r>
      <w:del w:id="1216" w:author="Language Editor" w:date="2026-09-27T12:00:00Z">
        <w:r>
          <w:delText xml:space="preserve">, rather than a standardized term or an assumption of internal homogeneity. The illustrative design uses</w:delText>
        </w:r>
      </w:del>
      <w:ins w:id="1217" w:author="Language Editor" w:date="2026-09-27T12:00:00Z">
        <w:r>
          <w:t xml:space="preserve">; it does not assume that the unit is internally homogeneous. In the case designs, each unit measures</w:t>
        </w:r>
      </w:ins>
      <w:r>
        <w:t xml:space="preserve"> 500 m × 500 m </w:t>
      </w:r>
      <w:del w:id="1218" w:author="Language Editor" w:date="2026-09-27T12:00:00Z">
        <w:r>
          <w:delText xml:space="preserve">units, each covering 25 ha and corresponding</w:delText>
        </w:r>
      </w:del>
      <w:ins w:id="1219" w:author="Language Editor" w:date="2026-09-27T12:00:00Z">
        <w:r>
          <w:t xml:space="preserve">(25 ha), equivalent</w:t>
        </w:r>
      </w:ins>
      <w:r>
        <w:t xml:space="preserve"> to 50 × 50 cells on a 10 m grid. </w:t>
      </w:r>
      <w:del w:id="1220" w:author="Language Editor" w:date="2026-09-27T12:00:00Z">
        <w:r>
          <w:delText xml:space="preserve">Internal fields</w:delText>
        </w:r>
      </w:del>
      <w:ins w:id="1221" w:author="Language Editor" w:date="2026-09-27T12:00:00Z">
        <w:r>
          <w:t xml:space="preserve">Fields inside a unit</w:t>
        </w:r>
      </w:ins>
      <w:r>
        <w:t xml:space="preserve"> remain distinct objects </w:t>
      </w:r>
      <w:del w:id="1222" w:author="Language Editor" w:date="2026-09-27T12:00:00Z">
        <w:r>
          <w:delText xml:space="preserve">for</w:delText>
        </w:r>
      </w:del>
      <w:ins w:id="1223" w:author="Language Editor" w:date="2026-09-27T12:00:00Z">
        <w:r>
          <w:t xml:space="preserve">with their own</w:t>
        </w:r>
      </w:ins>
      <w:r>
        <w:t xml:space="preserve"> soil observations, crop identity, management and yield</w:t>
      </w:r>
      <w:del w:id="1224" w:author="Language Editor" w:date="2026-09-27T12:00:00Z">
        <w:r>
          <w:delText xml:space="preserve">. Unit</w:delText>
        </w:r>
      </w:del>
      <w:ins w:id="1225" w:author="Language Editor" w:date="2026-09-27T12:00:00Z">
        <w:r>
          <w:t xml:space="preserve">, so unit</w:t>
        </w:r>
      </w:ins>
      <w:r>
        <w:t xml:space="preserve">-level assessment can </w:t>
      </w:r>
      <w:del w:id="1226" w:author="Language Editor" w:date="2026-09-27T12:00:00Z">
        <w:r>
          <w:delText xml:space="preserve">retain spatial</w:delText>
        </w:r>
      </w:del>
      <w:ins w:id="1227" w:author="Language Editor" w:date="2026-09-27T12:00:00Z">
        <w:r>
          <w:t xml:space="preserve">preserve within-unit</w:t>
        </w:r>
      </w:ins>
      <w:r>
        <w:t xml:space="preserve"> differences instead of </w:t>
      </w:r>
      <w:del w:id="1228" w:author="Language Editor" w:date="2026-09-27T12:00:00Z">
        <w:r>
          <w:delText xml:space="preserve">reducing all evidence to</w:delText>
        </w:r>
      </w:del>
      <w:ins w:id="1229" w:author="Language Editor" w:date="2026-09-27T12:00:00Z">
        <w:r>
          <w:t xml:space="preserve">collapsing all evidence into</w:t>
        </w:r>
      </w:ins>
      <w:r>
        <w:t xml:space="preserve"> a single score. Aggregation </w:t>
      </w:r>
      <w:del w:id="1230" w:author="Language Editor" w:date="2026-09-27T12:00:00Z">
        <w:r>
          <w:delText xml:space="preserve">must specify the treatment of</w:delText>
        </w:r>
      </w:del>
      <w:ins w:id="1231" w:author="Language Editor" w:date="2026-09-27T12:00:00Z">
        <w:r>
          <w:t xml:space="preserve">rules specify how</w:t>
        </w:r>
      </w:ins>
      <w:r>
        <w:t xml:space="preserve"> partial fields, non-cropland areas and missing observations</w:t>
      </w:r>
      <w:del w:id="1232" w:author="Language Editor" w:date="2026-09-27T12:00:00Z">
        <w:r>
          <w:delText xml:space="preserve">. The chosen size is provisional; its suitability depends on</w:delText>
        </w:r>
      </w:del>
      <w:ins w:id="1233" w:author="Language Editor" w:date="2026-09-27T12:00:00Z">
        <w:r>
          <w:t xml:space="preserve"> are treated. The unit size can be adjusted to</w:t>
        </w:r>
      </w:ins>
      <w:r>
        <w:t xml:space="preserve"> field patterns, the</w:t>
      </w:r>
      <w:ins w:id="1234" w:author="Language Editor" w:date="2026-09-27T12:00:00Z">
        <w:r>
          <w:t xml:space="preserve"> assessment</w:t>
        </w:r>
      </w:ins>
      <w:r>
        <w:t xml:space="preserve"> question and observation support.</w:t>
      </w:r>
      <w:del w:id="1235" w:author="Language Editor" w:date="2026-09-27T12:00:00Z">
        <w:r>
          <w:delText xml:space="preserve"> Coordinates and exact boundaries still need to be verified for the proposed case units.</w:delText>
        </w:r>
      </w:del>
    </w:p>
    <w:p w14:paraId="6C3F2EBA" w14:textId="77777777" w:rsidR="008F1142" w:rsidRDefault="00C85D64">
      <w:pPr>
        <w:spacing w:after="160" w:line="300" w:lineRule="auto"/>
        <w:jc w:val="both"/>
      </w:pPr>
      <w:r>
        <w:t xml:space="preserve">Input organization records where and when </w:t>
      </w:r>
      <w:del w:id="1236" w:author="Language Editor" w:date="2026-09-27T12:00:00Z">
        <w:r>
          <w:delText xml:space="preserve">an</w:delText>
        </w:r>
      </w:del>
      <w:ins w:id="1237" w:author="Language Editor" w:date="2026-09-27T12:00:00Z">
        <w:r>
          <w:t xml:space="preserve">each</w:t>
        </w:r>
      </w:ins>
      <w:r>
        <w:t xml:space="preserve"> observation applies, what it measures</w:t>
      </w:r>
      <w:del w:id="1238" w:author="Language Editor" w:date="2026-09-27T12:00:00Z">
        <w:r>
          <w:delText xml:space="preserve">,</w:delText>
        </w:r>
      </w:del>
      <w:r>
        <w:t xml:space="preserve"> and which source supports it. </w:t>
      </w:r>
      <w:del w:id="1239" w:author="Language Editor" w:date="2026-09-27T12:00:00Z">
        <w:r>
          <w:delText xml:space="preserve">Each record retains</w:delText>
        </w:r>
      </w:del>
      <w:ins w:id="1240" w:author="Language Editor" w:date="2026-09-27T12:00:00Z">
        <w:r>
          <w:t xml:space="preserve">Every record carries</w:t>
        </w:r>
      </w:ins>
      <w:r>
        <w:t xml:space="preserve"> an analysis-unit identifier, </w:t>
      </w:r>
      <w:del w:id="1241" w:author="Language Editor" w:date="2026-09-27T12:00:00Z">
        <w:r>
          <w:delText xml:space="preserve">object identifier,</w:delText>
        </w:r>
      </w:del>
      <w:ins w:id="1242" w:author="Language Editor" w:date="2026-09-27T12:00:00Z">
        <w:r>
          <w:t xml:space="preserve">an object identifier, the</w:t>
        </w:r>
      </w:ins>
      <w:r>
        <w:t xml:space="preserve"> observation period, spatial support, variable definition, unit and quality information</w:t>
      </w:r>
      <w:del w:id="1243" w:author="Language Editor" w:date="2026-09-27T12:00:00Z">
        <w:r>
          <w:delText xml:space="preserve">. Soil-</w:delText>
        </w:r>
      </w:del>
      <w:ins w:id="1244" w:author="Language Editor" w:date="2026-09-27T12:00:00Z">
        <w:r>
          <w:t xml:space="preserve">; soil </w:t>
        </w:r>
      </w:ins>
      <w:r>
        <w:t xml:space="preserve">sampling depth and </w:t>
      </w:r>
      <w:del w:id="1245" w:author="Language Editor" w:date="2026-09-27T12:00:00Z">
        <w:r>
          <w:delText xml:space="preserve">method remain</w:delText>
        </w:r>
      </w:del>
      <w:ins w:id="1246" w:author="Language Editor" w:date="2026-09-27T12:00:00Z">
        <w:r>
          <w:t xml:space="preserve">analytical method are stored as</w:t>
        </w:r>
      </w:ins>
      <w:r>
        <w:t xml:space="preserve"> source attributes. Dataset documentation </w:t>
      </w:r>
      <w:del w:id="1247" w:author="Language Editor" w:date="2026-09-27T12:00:00Z">
        <w:r>
          <w:delText xml:space="preserve">provides guidance for describing</w:delText>
        </w:r>
      </w:del>
      <w:ins w:id="1248" w:author="Language Editor" w:date="2026-09-27T12:00:00Z">
        <w:r>
          <w:t xml:space="preserve">practice guides the description of</w:t>
        </w:r>
      </w:ins>
      <w:r>
        <w:t xml:space="preserve"> collection and intended use </w:t>
      </w:r>
      <w:r>
        <w:rPr>
          <w:rFonts w:eastAsia="宋体" w:hint="eastAsia"/>
        </w:rPr>
        <w:t xml:space="preserve">[</w:t>
      </w:r>
      <w:r>
        <w:t xml:space="preserve">20</w:t>
      </w:r>
      <w:r>
        <w:rPr>
          <w:rFonts w:eastAsia="宋体" w:hint="eastAsia"/>
        </w:rPr>
        <w:t xml:space="preserve">]</w:t>
      </w:r>
      <w:del w:id="1249" w:author="Language Editor" w:date="2026-09-27T12:00:00Z">
        <w:r>
          <w:delText xml:space="preserve">;</w:delText>
        </w:r>
      </w:del>
      <w:ins w:id="1250" w:author="Language Editor" w:date="2026-09-27T12:00:00Z">
        <w:r>
          <w:t xml:space="preserve">,</w:t>
        </w:r>
      </w:ins>
      <w:r>
        <w:t xml:space="preserve"> scale-aware learning </w:t>
      </w:r>
      <w:del w:id="1251" w:author="Language Editor" w:date="2026-09-27T12:00:00Z">
        <w:r>
          <w:delText xml:space="preserve">highlights the importance</w:delText>
        </w:r>
      </w:del>
      <w:ins w:id="1252" w:author="Language Editor" w:date="2026-09-27T12:00:00Z">
        <w:r>
          <w:t xml:space="preserve">underlines the role</w:t>
        </w:r>
      </w:ins>
      <w:r>
        <w:t xml:space="preserve"> of spatial resolution </w:t>
      </w:r>
      <w:r>
        <w:rPr>
          <w:rFonts w:eastAsia="宋体" w:hint="eastAsia"/>
        </w:rPr>
        <w:t xml:space="preserve">[</w:t>
      </w:r>
      <w:r>
        <w:t xml:space="preserve">5</w:t>
      </w:r>
      <w:r>
        <w:rPr>
          <w:rFonts w:eastAsia="宋体" w:hint="eastAsia"/>
        </w:rPr>
        <w:t xml:space="preserve">]</w:t>
      </w:r>
      <w:del w:id="1253" w:author="Language Editor" w:date="2026-09-27T12:00:00Z">
        <w:r>
          <w:delText xml:space="preserve">;</w:delText>
        </w:r>
      </w:del>
      <w:ins w:id="1254" w:author="Language Editor" w:date="2026-09-27T12:00:00Z">
        <w:r>
          <w:t xml:space="preserve">,</w:t>
        </w:r>
      </w:ins>
      <w:r>
        <w:t xml:space="preserve"> and retrieval-augmented generation provides a mechanism for consulting external knowledge </w:t>
      </w:r>
      <w:r>
        <w:rPr>
          <w:rFonts w:eastAsia="宋体" w:hint="eastAsia"/>
        </w:rPr>
        <w:t xml:space="preserve">[</w:t>
      </w:r>
      <w:r>
        <w:t xml:space="preserve">21</w:t>
      </w:r>
      <w:r>
        <w:rPr>
          <w:rFonts w:eastAsia="宋体" w:hint="eastAsia"/>
        </w:rPr>
        <w:t xml:space="preserve">]</w:t>
      </w:r>
      <w:r>
        <w:t xml:space="preserve">. </w:t>
      </w:r>
      <w:del w:id="1255" w:author="Language Editor" w:date="2026-09-27T12:00:00Z">
        <w:r>
          <w:delText xml:space="preserve">These functions remain distinguishable in CroplandGPT</w:delText>
        </w:r>
      </w:del>
      <w:ins w:id="1256" w:author="Language Editor" w:date="2026-09-27T12:00:00Z">
        <w:r>
          <w:t xml:space="preserve">CroplandGPT keeps these functions distinct</w:t>
        </w:r>
      </w:ins>
      <w:r>
        <w:t xml:space="preserve">.</w:t>
      </w:r>
    </w:p>
    <w:p w14:paraId="4EF085F6" w14:textId="77777777" w:rsidR="008F1142" w:rsidRDefault="00C85D64">
      <w:pPr>
        <w:pStyle w:val="2"/>
        <w:keepNext/>
      </w:pPr>
      <w:r>
        <w:t>2.2 Shared architecture and dataset development</w:t>
      </w:r>
    </w:p>
    <w:p w14:paraId="7C5019E3" w14:textId="77777777" w:rsidR="008F1142" w:rsidRDefault="00C85D64">
      <w:pPr>
        <w:spacing w:after="160" w:line="300" w:lineRule="auto"/>
        <w:jc w:val="both"/>
      </w:pPr>
      <w:r>
        <w:t xml:space="preserve">The architecture separates dataset development from query-time assessment (Fig. 2). </w:t>
      </w:r>
      <w:del w:id="1257" w:author="Language Editor" w:date="2026-09-27T12:00:00Z">
        <w:r>
          <w:delText xml:space="preserve">Dataset development screens observations, establishes</w:delText>
        </w:r>
      </w:del>
      <w:ins w:id="1258" w:author="Language Editor" w:date="2026-09-27T12:00:00Z">
        <w:r>
          <w:t xml:space="preserve">During dataset development, observations are screened,</w:t>
        </w:r>
      </w:ins>
      <w:r>
        <w:t xml:space="preserve"> spatial and temporal associations</w:t>
      </w:r>
      <w:del w:id="1259" w:author="Language Editor" w:date="2026-09-27T12:00:00Z">
        <w:r>
          <w:delText xml:space="preserve">, and assigns reviewed annotations using</w:delText>
        </w:r>
      </w:del>
      <w:ins w:id="1260" w:author="Language Editor" w:date="2026-09-27T12:00:00Z">
        <w:r>
          <w:t xml:space="preserve"> are established, and reviewed annotations are assigned under</w:t>
        </w:r>
      </w:ins>
      <w:r>
        <w:t xml:space="preserve"> common assessment definitions. At query time, the system selects </w:t>
      </w:r>
      <w:ins w:id="1261" w:author="Language Editor" w:date="2026-09-27T12:00:00Z">
        <w:r>
          <w:t xml:space="preserve">only the </w:t>
        </w:r>
      </w:ins>
      <w:r>
        <w:t xml:space="preserve">observations and knowledge</w:t>
      </w:r>
      <w:del w:id="1262" w:author="Language Editor" w:date="2026-09-27T12:00:00Z">
        <w:r>
          <w:delText xml:space="preserve"> that are</w:delText>
        </w:r>
      </w:del>
      <w:r>
        <w:t xml:space="preserve"> available for the requested object and period. A shared geospatial encoding and fusion module then supplies features to </w:t>
      </w:r>
      <w:ins w:id="1263" w:author="Language Editor" w:date="2026-09-27T12:00:00Z">
        <w:r>
          <w:t xml:space="preserve">the </w:t>
        </w:r>
      </w:ins>
      <w:r>
        <w:t xml:space="preserve">spatial prediction and language branches (Fig. 3). Expert interpretations used </w:t>
      </w:r>
      <w:del w:id="1264" w:author="Language Editor" w:date="2026-09-27T12:00:00Z">
        <w:r>
          <w:delText xml:space="preserve">as supervision remain separate</w:delText>
        </w:r>
      </w:del>
      <w:ins w:id="1265" w:author="Language Editor" w:date="2026-09-27T12:00:00Z">
        <w:r>
          <w:t xml:space="preserve">for supervision are kept apart</w:t>
        </w:r>
      </w:ins>
      <w:r>
        <w:t xml:space="preserve"> from admissible inputs and </w:t>
      </w:r>
      <w:ins w:id="1266" w:author="Language Editor" w:date="2026-09-27T12:00:00Z">
        <w:r>
          <w:t xml:space="preserve">from </w:t>
        </w:r>
      </w:ins>
      <w:r>
        <w:t xml:space="preserve">independent evaluation references.</w:t>
      </w:r>
      <w:del w:id="1267" w:author="Language Editor" w:date="2026-09-27T12:00:00Z">
        <w:r>
          <w:delText xml:space="preserve"> The framework specifies these roles without claiming a completed training dataset.</w:delText>
        </w:r>
      </w:del>
    </w:p>
    <w:p w14:paraId="27FE0C68" w14:textId="77777777" w:rsidR="008F1142" w:rsidRDefault="00C85D64">
      <w:pPr>
        <w:pStyle w:val="2"/>
        <w:keepNext/>
      </w:pPr>
      <w:r>
        <w:t>2.3 Linking observations before encoding</w:t>
      </w:r>
    </w:p>
    <w:p w14:paraId="582EBDD5" w14:textId="77777777" w:rsidR="008F1142" w:rsidRDefault="00C85D64">
      <w:pPr>
        <w:spacing w:after="160" w:line="300" w:lineRule="auto"/>
        <w:jc w:val="both"/>
      </w:pPr>
      <w:r>
        <w:t xml:space="preserve">Before encoding, spatial correspondence </w:t>
      </w:r>
      <w:del w:id="1268" w:author="Language Editor" w:date="2026-09-27T12:00:00Z">
        <w:r>
          <w:delText xml:space="preserve">links</w:delText>
        </w:r>
      </w:del>
      <w:ins w:id="1269" w:author="Language Editor" w:date="2026-09-27T12:00:00Z">
        <w:r>
          <w:t xml:space="preserve">registers</w:t>
        </w:r>
      </w:ins>
      <w:r>
        <w:t xml:space="preserve"> rasters, field boundaries, sampling points and infrastructure in a common coordinate reference system. Object correspondence distinguishes </w:t>
      </w:r>
      <w:del w:id="1270" w:author="Language Editor" w:date="2026-09-27T12:00:00Z">
        <w:r>
          <w:delText xml:space="preserve">a field observation from a</w:delText>
        </w:r>
      </w:del>
      <w:ins w:id="1271" w:author="Language Editor" w:date="2026-09-27T12:00:00Z">
        <w:r>
          <w:t xml:space="preserve">field observations from</w:t>
        </w:r>
      </w:ins>
      <w:r>
        <w:t xml:space="preserve"> unit-wide or administrative </w:t>
      </w:r>
      <w:del w:id="1272" w:author="Language Editor" w:date="2026-09-27T12:00:00Z">
        <w:r>
          <w:delText xml:space="preserve">summary</w:delText>
        </w:r>
      </w:del>
      <w:ins w:id="1273" w:author="Language Editor" w:date="2026-09-27T12:00:00Z">
        <w:r>
          <w:t xml:space="preserve">summaries</w:t>
        </w:r>
      </w:ins>
      <w:r>
        <w:t xml:space="preserve"> and records any aggregation. Temporal correspondence retains image acquisition dates, sampling dates, management</w:t>
      </w:r>
      <w:del w:id="1274" w:author="Language Editor" w:date="2026-09-27T12:00:00Z">
        <w:r>
          <w:delText xml:space="preserve">-</w:delText>
        </w:r>
      </w:del>
      <w:ins w:id="1275" w:author="Language Editor" w:date="2026-09-27T12:00:00Z">
        <w:r>
          <w:t xml:space="preserve"> </w:t>
        </w:r>
      </w:ins>
      <w:r>
        <w:t xml:space="preserve">event dates and crop-season </w:t>
      </w:r>
      <w:del w:id="1276" w:author="Language Editor" w:date="2026-09-27T12:00:00Z">
        <w:r>
          <w:delText xml:space="preserve">associations. Historical observations can provide context, but they</w:delText>
        </w:r>
      </w:del>
      <w:ins w:id="1277" w:author="Language Editor" w:date="2026-09-27T12:00:00Z">
        <w:r>
          <w:t xml:space="preserve">assignments. Historical observations provide context but</w:t>
        </w:r>
      </w:ins>
      <w:r>
        <w:t xml:space="preserve"> are not treated as simultaneous measurements. A soil point located inside a field does not necessarily represent </w:t>
      </w:r>
      <w:del w:id="1278" w:author="Language Editor" w:date="2026-09-27T12:00:00Z">
        <w:r>
          <w:delText xml:space="preserve">that entire field;</w:delText>
        </w:r>
      </w:del>
      <w:ins w:id="1279" w:author="Language Editor" w:date="2026-09-27T12:00:00Z">
        <w:r>
          <w:t xml:space="preserve">the whole field, so sampling</w:t>
        </w:r>
      </w:ins>
      <w:r>
        <w:t xml:space="preserve"> depth, analytical method and sampling design remain </w:t>
      </w:r>
      <w:del w:id="1280" w:author="Language Editor" w:date="2026-09-27T12:00:00Z">
        <w:r>
          <w:delText xml:space="preserve">relevant</w:delText>
        </w:r>
      </w:del>
      <w:ins w:id="1281" w:author="Language Editor" w:date="2026-09-27T12:00:00Z">
        <w:r>
          <w:t xml:space="preserve">part of the record</w:t>
        </w:r>
      </w:ins>
      <w:r>
        <w:t xml:space="preserve">.</w:t>
      </w:r>
    </w:p>
    <w:p w14:paraId="14357C3C" w14:textId="77777777" w:rsidR="008F1142" w:rsidRDefault="00C85D64">
      <w:pPr>
        <w:spacing w:after="160" w:line="300" w:lineRule="auto"/>
        <w:jc w:val="both"/>
      </w:pPr>
      <w:r>
        <w:t xml:space="preserve">Variable harmonization </w:t>
      </w:r>
      <w:del w:id="1282" w:author="Language Editor" w:date="2026-09-27T12:00:00Z">
        <w:r>
          <w:delText xml:space="preserve">addresses</w:delText>
        </w:r>
      </w:del>
      <w:ins w:id="1283" w:author="Language Editor" w:date="2026-09-27T12:00:00Z">
        <w:r>
          <w:t xml:space="preserve">resolves differences in</w:t>
        </w:r>
      </w:ins>
      <w:r>
        <w:t xml:space="preserve"> names, units, category definitions and missing</w:t>
      </w:r>
      <w:del w:id="1284" w:author="Language Editor" w:date="2026-09-27T12:00:00Z">
        <w:r>
          <w:delText xml:space="preserve"> values</w:delText>
        </w:r>
      </w:del>
      <w:ins w:id="1285" w:author="Language Editor" w:date="2026-09-27T12:00:00Z">
        <w:r>
          <w:t xml:space="preserve">-value codes</w:t>
        </w:r>
      </w:ins>
      <w:r>
        <w:t xml:space="preserve">. A fertilizer application rate and a soil nitrogen concentration </w:t>
      </w:r>
      <w:del w:id="1286" w:author="Language Editor" w:date="2026-09-27T12:00:00Z">
        <w:r>
          <w:delText xml:space="preserve">retain different meanings. Missing</w:delText>
        </w:r>
      </w:del>
      <w:ins w:id="1287" w:author="Language Editor" w:date="2026-09-27T12:00:00Z">
        <w:r>
          <w:t xml:space="preserve">keep their different meanings, missing</w:t>
        </w:r>
      </w:ins>
      <w:r>
        <w:t xml:space="preserve"> management records are </w:t>
      </w:r>
      <w:del w:id="1288" w:author="Language Editor" w:date="2026-09-27T12:00:00Z">
        <w:r>
          <w:delText xml:space="preserve">not</w:delText>
        </w:r>
      </w:del>
      <w:ins w:id="1289" w:author="Language Editor" w:date="2026-09-27T12:00:00Z">
        <w:r>
          <w:t xml:space="preserve">never</w:t>
        </w:r>
      </w:ins>
      <w:r>
        <w:t xml:space="preserve"> encoded as zero application, and raster resampling </w:t>
      </w:r>
      <w:del w:id="1290" w:author="Language Editor" w:date="2026-09-27T12:00:00Z">
        <w:r>
          <w:delText xml:space="preserve">does not create finer observations. The resulting correspondence is</w:delText>
        </w:r>
      </w:del>
      <w:ins w:id="1291" w:author="Language Editor" w:date="2026-09-27T12:00:00Z">
        <w:r>
          <w:t xml:space="preserve">is not allowed to imply finer observations. These correspondences are</w:t>
        </w:r>
      </w:ins>
      <w:r>
        <w:t xml:space="preserve"> established before vector encoding and </w:t>
      </w:r>
      <w:del w:id="1292" w:author="Language Editor" w:date="2026-09-27T12:00:00Z">
        <w:r>
          <w:delText xml:space="preserve">remains in</w:delText>
        </w:r>
      </w:del>
      <w:ins w:id="1293" w:author="Language Editor" w:date="2026-09-27T12:00:00Z">
        <w:r>
          <w:t xml:space="preserve">stored as</w:t>
        </w:r>
      </w:ins>
      <w:r>
        <w:t xml:space="preserve"> linked metadata. Learned semantic alignment</w:t>
      </w:r>
      <w:del w:id="1294" w:author="Language Editor" w:date="2026-09-27T12:00:00Z">
        <w:r>
          <w:delText xml:space="preserve">, discussed in </w:delText>
        </w:r>
      </w:del>
      <w:ins w:id="1295" w:author="Language Editor" w:date="2026-09-27T12:00:00Z">
        <w:r>
          <w:t xml:space="preserve"> (</w:t>
        </w:r>
      </w:ins>
      <w:r>
        <w:t xml:space="preserve">Section 2.6</w:t>
      </w:r>
      <w:del w:id="1296" w:author="Language Editor" w:date="2026-09-27T12:00:00Z">
        <w:r>
          <w:delText xml:space="preserve">, concerns</w:delText>
        </w:r>
      </w:del>
      <w:ins w:id="1297" w:author="Language Editor" w:date="2026-09-27T12:00:00Z">
        <w:r>
          <w:t xml:space="preserve">) governs</w:t>
        </w:r>
      </w:ins>
      <w:r>
        <w:t xml:space="preserve"> how representations relate to one another; it </w:t>
      </w:r>
      <w:del w:id="1298" w:author="Language Editor" w:date="2026-09-27T12:00:00Z">
        <w:r>
          <w:delText xml:space="preserve">cannot replace these data associations</w:delText>
        </w:r>
      </w:del>
      <w:ins w:id="1299" w:author="Language Editor" w:date="2026-09-27T12:00:00Z">
        <w:r>
          <w:t xml:space="preserve">complements these explicit data associations but cannot replace them</w:t>
        </w:r>
      </w:ins>
      <w:r>
        <w:t xml:space="preserve">.</w:t>
      </w:r>
    </w:p>
    <w:p w14:paraId="62EBB3D4" w14:textId="220319EE" w:rsidR="008F1142" w:rsidRDefault="008F1142">
      <w:pPr>
        <w:keepNext/>
        <w:spacing w:before="200" w:after="60"/>
        <w:jc w:val="center"/>
      </w:pPr>
    </w:p>
    <w:p w14:paraId="075EC866" w14:textId="77777777" w:rsidR="008F1142" w:rsidRDefault="00C85D64">
      <w:pPr>
        <w:spacing w:before="120" w:after="240"/>
      </w:pPr>
      <w:r>
        <w:t xml:space="preserve">Fig. 2 Dataset</w:t>
      </w:r>
      <w:del w:id="1300" w:author="Language Editor" w:date="2026-09-27T12:00:00Z">
        <w:r>
          <w:delText xml:space="preserve">-</w:delText>
        </w:r>
      </w:del>
      <w:ins w:id="1301" w:author="Language Editor" w:date="2026-09-27T12:00:00Z">
        <w:r>
          <w:t xml:space="preserve"> </w:t>
        </w:r>
      </w:ins>
      <w:r>
        <w:t xml:space="preserve">development and query-time pathways</w:t>
      </w:r>
      <w:ins w:id="1302" w:author="Language Editor" w:date="2026-09-27T12:00:00Z">
        <w:r>
          <w:t xml:space="preserve"> of CroplandGPT</w:t>
        </w:r>
      </w:ins>
      <w:r>
        <w:t xml:space="preserve">. Curated records and reviewed annotations support training. Query-time inputs </w:t>
      </w:r>
      <w:del w:id="1303" w:author="Language Editor" w:date="2026-09-27T12:00:00Z">
        <w:r>
          <w:delText xml:space="preserve">contain only applicable</w:delText>
        </w:r>
      </w:del>
      <w:ins w:id="1304" w:author="Language Editor" w:date="2026-09-27T12:00:00Z">
        <w:r>
          <w:t xml:space="preserve">include only the</w:t>
        </w:r>
      </w:ins>
      <w:r>
        <w:t xml:space="preserve"> observations and permitted knowledge </w:t>
      </w:r>
      <w:del w:id="1305" w:author="Language Editor" w:date="2026-09-27T12:00:00Z">
        <w:r>
          <w:delText xml:space="preserve">for</w:delText>
        </w:r>
      </w:del>
      <w:ins w:id="1306" w:author="Language Editor" w:date="2026-09-27T12:00:00Z">
        <w:r>
          <w:t xml:space="preserve">applicable to</w:t>
        </w:r>
      </w:ins>
      <w:r>
        <w:t xml:space="preserve"> a specified object and period. Both pathways use shared representations, </w:t>
      </w:r>
      <w:del w:id="1307" w:author="Language Editor" w:date="2026-09-27T12:00:00Z">
        <w:r>
          <w:delText xml:space="preserve">with outputs</w:delText>
        </w:r>
      </w:del>
      <w:ins w:id="1308" w:author="Language Editor" w:date="2026-09-27T12:00:00Z">
        <w:r>
          <w:t xml:space="preserve">and outputs are</w:t>
        </w:r>
      </w:ins>
      <w:r>
        <w:t xml:space="preserve"> indexed by assessment dimension and reasoning level. Training targets, model-input knowledge and independent evaluation evidence </w:t>
      </w:r>
      <w:del w:id="1309" w:author="Language Editor" w:date="2026-09-27T12:00:00Z">
        <w:r>
          <w:delText xml:space="preserve">remain distinct</w:delText>
        </w:r>
      </w:del>
      <w:ins w:id="1310" w:author="Language Editor" w:date="2026-09-27T12:00:00Z">
        <w:r>
          <w:t xml:space="preserve">are kept separate</w:t>
        </w:r>
      </w:ins>
      <w:r>
        <w:t xml:space="preserve">.</w:t>
      </w:r>
    </w:p>
    <w:p w14:paraId="5A3AB89C" w14:textId="77777777" w:rsidR="008F1142" w:rsidRDefault="00C85D64">
      <w:pPr>
        <w:pStyle w:val="2"/>
        <w:keepNext/>
      </w:pPr>
      <w:r>
        <w:t>2.4 Input encoding and spatial representation</w:t>
      </w:r>
    </w:p>
    <w:p w14:paraId="19C9246C" w14:textId="77777777" w:rsidR="008F1142" w:rsidRDefault="00C85D64">
      <w:pPr>
        <w:spacing w:after="160" w:line="300" w:lineRule="auto"/>
        <w:jc w:val="both"/>
      </w:pPr>
      <w:r>
        <w:t xml:space="preserve">Inputs are grouped by</w:t>
      </w:r>
      <w:ins w:id="1311" w:author="Language Editor" w:date="2026-09-27T12:00:00Z">
        <w:r>
          <w:t xml:space="preserve"> data</w:t>
        </w:r>
      </w:ins>
      <w:r>
        <w:t xml:space="preserve"> structure into imagery, temporal sequences, geospatial context, numerical or event records, and text or knowledge </w:t>
      </w:r>
      <w:r>
        <w:rPr>
          <w:rFonts w:eastAsia="宋体"/>
        </w:rPr>
        <w:t xml:space="preserve">[</w:t>
      </w:r>
      <w:r>
        <w:t xml:space="preserve">22</w:t>
      </w:r>
      <w:r>
        <w:rPr>
          <w:rFonts w:eastAsia="宋体"/>
        </w:rPr>
        <w:t xml:space="preserve">]</w:t>
      </w:r>
      <w:r>
        <w:t xml:space="preserve">. </w:t>
      </w:r>
      <w:del w:id="1312" w:author="Language Editor" w:date="2026-09-27T12:00:00Z">
        <w:r>
          <w:delText xml:space="preserve">These</w:delText>
        </w:r>
      </w:del>
      <w:ins w:id="1313" w:author="Language Editor" w:date="2026-09-27T12:00:00Z">
        <w:r>
          <w:t xml:space="preserve">The groups</w:t>
        </w:r>
      </w:ins>
      <w:r>
        <w:t xml:space="preserve"> are practical encoding categories</w:t>
      </w:r>
      <w:del w:id="1314" w:author="Language Editor" w:date="2026-09-27T12:00:00Z">
        <w:r>
          <w:delText xml:space="preserve">, not mutually exclusive sources</w:delText>
        </w:r>
      </w:del>
      <w:ins w:id="1315" w:author="Language Editor" w:date="2026-09-27T12:00:00Z">
        <w:r>
          <w:t xml:space="preserve"> and may overlap</w:t>
        </w:r>
      </w:ins>
      <w:r>
        <w:t xml:space="preserve">: an image sequence has</w:t>
      </w:r>
      <w:ins w:id="1316" w:author="Language Editor" w:date="2026-09-27T12:00:00Z">
        <w:r>
          <w:t xml:space="preserve"> both</w:t>
        </w:r>
      </w:ins>
      <w:r>
        <w:t xml:space="preserve"> spatial and temporal structure, and a soil record contains numerical measurements </w:t>
      </w:r>
      <w:del w:id="1317" w:author="Language Editor" w:date="2026-09-27T12:00:00Z">
        <w:r>
          <w:delText xml:space="preserve">with</w:delText>
        </w:r>
      </w:del>
      <w:ins w:id="1318" w:author="Language Editor" w:date="2026-09-27T12:00:00Z">
        <w:r>
          <w:t xml:space="preserve">tied to</w:t>
        </w:r>
      </w:ins>
      <w:r>
        <w:t xml:space="preserve"> locations and dates. </w:t>
      </w:r>
      <w:del w:id="1319" w:author="Language Editor" w:date="2026-09-27T12:00:00Z">
        <w:r>
          <w:delText xml:space="preserve">Supported Earth-</w:delText>
        </w:r>
      </w:del>
      <w:ins w:id="1320" w:author="Language Editor" w:date="2026-09-27T12:00:00Z">
        <w:r>
          <w:t xml:space="preserve">Earth </w:t>
        </w:r>
      </w:ins>
      <w:r>
        <w:t xml:space="preserve">observation inputs can </w:t>
      </w:r>
      <w:del w:id="1321" w:author="Language Editor" w:date="2026-09-27T12:00:00Z">
        <w:r>
          <w:delText xml:space="preserve">use</w:delText>
        </w:r>
      </w:del>
      <w:ins w:id="1322" w:author="Language Editor" w:date="2026-09-27T12:00:00Z">
        <w:r>
          <w:t xml:space="preserve">be handled by</w:t>
        </w:r>
      </w:ins>
      <w:r>
        <w:t xml:space="preserve"> a GFM-derived or GFM-inspired encoder</w:t>
      </w:r>
      <w:del w:id="1323" w:author="Language Editor" w:date="2026-09-27T12:00:00Z">
        <w:r>
          <w:delText xml:space="preserve">; other records require appropriate</w:delText>
        </w:r>
      </w:del>
      <w:ins w:id="1324" w:author="Language Editor" w:date="2026-09-27T12:00:00Z">
        <w:r>
          <w:t xml:space="preserve">, and other records by dedicated</w:t>
        </w:r>
      </w:ins>
      <w:r>
        <w:t xml:space="preserve"> encoders. A hierarchical visual backbone is one option for preserving multiscale features </w:t>
      </w:r>
      <w:r>
        <w:rPr>
          <w:rFonts w:eastAsia="宋体"/>
        </w:rPr>
        <w:t xml:space="preserve">[</w:t>
      </w:r>
      <w:r>
        <w:t xml:space="preserve">23</w:t>
      </w:r>
      <w:r>
        <w:rPr>
          <w:rFonts w:eastAsia="宋体"/>
        </w:rPr>
        <w:t xml:space="preserve">]</w:t>
      </w:r>
      <w:r>
        <w:t xml:space="preserve">. </w:t>
      </w:r>
      <w:del w:id="1325" w:author="Language Editor" w:date="2026-09-27T12:00:00Z">
        <w:r>
          <w:delText xml:space="preserve">In Fig. 3, the front end is a proposed representation module inspired by GFMs; no specific pretrained weights are assumed. Knowledge is supplied to</w:delText>
        </w:r>
      </w:del>
      <w:ins w:id="1326" w:author="Language Editor" w:date="2026-09-27T12:00:00Z">
        <w:r>
          <w:t xml:space="preserve">The front end in Fig. 3 is a GFM-inspired representation module that can be initialized from suitable pretrained weights. By default, knowledge enters</w:t>
        </w:r>
      </w:ins>
      <w:r>
        <w:t xml:space="preserve"> the language branch</w:t>
      </w:r>
      <w:del w:id="1327" w:author="Language Editor" w:date="2026-09-27T12:00:00Z">
        <w:r>
          <w:delText xml:space="preserve"> by default. Using</w:delText>
        </w:r>
      </w:del>
      <w:ins w:id="1328" w:author="Language Editor" w:date="2026-09-27T12:00:00Z">
        <w:r>
          <w:t xml:space="preserve">; using</w:t>
        </w:r>
      </w:ins>
      <w:r>
        <w:t xml:space="preserve"> knowledge to supervise front-end representations would </w:t>
      </w:r>
      <w:del w:id="1329" w:author="Language Editor" w:date="2026-09-27T12:00:00Z">
        <w:r>
          <w:delText xml:space="preserve">be</w:delText>
        </w:r>
      </w:del>
      <w:ins w:id="1330" w:author="Language Editor" w:date="2026-09-27T12:00:00Z">
        <w:r>
          <w:t xml:space="preserve">constitute</w:t>
        </w:r>
      </w:ins>
      <w:r>
        <w:t xml:space="preserve"> a separate training design.</w:t>
      </w:r>
    </w:p>
    <w:p w14:paraId="5486FE5A" w14:textId="77777777" w:rsidR="008F1142" w:rsidRDefault="000F559C">
      <w:pPr>
        <w:spacing w:after="160" w:line="300" w:lineRule="auto"/>
        <w:jc w:val="both"/>
      </w:pPr>
      <m:oMath>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sSup>
          <m:sSupPr>
            <m:ctrlPr>
              <w:rPr>
                <w:rFonts w:ascii="Cambria Math" w:hAnsi="Cambria Math"/>
              </w:rPr>
            </m:ctrlPr>
          </m:sSupPr>
          <m:e/>
          <m:sup/>
        </m:sSup>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oMath>
      <w:r>
        <w:t xml:space="preserve">For input unit i in group m, an encoder maps observations</w:t>
      </w:r>
      <w:del w:id="1331" w:author="Language Editor" w:date="2026-09-27T12:00:00Z">
        <w:r>
          <w:delText xml:space="preserve"> and quality or missingness indicators</w:delText>
        </w:r>
      </w:del>
      <w:ins w:id="1332" w:author="Language Editor" w:date="2026-09-27T12:00:00Z">
        <w:r>
          <w:t xml:space="preserve">, together with quality and missingness indicators,</w:t>
        </w:r>
      </w:ins>
      <w:r>
        <w:t xml:space="preserve"> to a vector: </w:t>
      </w:r>
      <m:oMath>
        <m:sSub>
          <m:sSubPr>
            <m:ctrlPr>
              <w:rPr>
                <w:rFonts w:ascii="Cambria Math" w:hAnsi="Cambria Math"/>
              </w:rPr>
            </m:ctrlPr>
          </m:sSubPr>
          <m:e>
            <m:r>
              <m:rPr>
                <m:nor/>
              </m:rPr>
              <w:rPr>
                <w:i/>
              </w:rPr>
              <m:t>z</m:t>
            </m:r>
          </m:e>
          <m:sub>
            <m:r>
              <m:rPr>
                <m:nor/>
              </m:rPr>
              <w:rPr>
                <w:i/>
              </w:rPr>
              <m:t>i</m:t>
            </m:r>
          </m:sub>
        </m:sSub>
        <m:r>
          <m:rPr>
            <m:nor/>
          </m:rPr>
          <m:t>=</m:t>
        </m:r>
        <m:sSub>
          <m:sSubPr>
            <m:ctrlPr>
              <w:rPr>
                <w:rFonts w:ascii="Cambria Math" w:hAnsi="Cambria Math"/>
              </w:rPr>
            </m:ctrlPr>
          </m:sSubPr>
          <m:e>
            <m:r>
              <m:rPr>
                <m:nor/>
              </m:rPr>
              <w:rPr>
                <w:i/>
              </w:rPr>
              <m:t>E</m:t>
            </m:r>
          </m:e>
          <m:sub>
            <m:r>
              <m:rPr>
                <m:nor/>
              </m:rPr>
              <w:rPr>
                <w:i/>
              </w:rPr>
              <m:t>m</m:t>
            </m:r>
          </m:sub>
        </m:sSub>
        <m:r>
          <m:rPr>
            <m:nor/>
          </m:rPr>
          <m:t>(</m:t>
        </m:r>
        <m:sSub>
          <m:sSubPr>
            <m:ctrlPr>
              <w:rPr>
                <w:rFonts w:ascii="Cambria Math" w:hAnsi="Cambria Math"/>
              </w:rPr>
            </m:ctrlPr>
          </m:sSubPr>
          <m:e>
            <m:r>
              <m:rPr>
                <m:nor/>
              </m:rPr>
              <w:rPr>
                <w:i/>
              </w:rPr>
              <m:t>x</m:t>
            </m:r>
          </m:e>
          <m:sub>
            <m:r>
              <m:rPr>
                <m:nor/>
              </m:rPr>
              <w:rPr>
                <w:i/>
              </w:rPr>
              <m:t>i</m:t>
            </m:r>
          </m:sub>
        </m:sSub>
        <m:r>
          <m:rPr>
            <m:nor/>
          </m:rPr>
          <m:t xml:space="preserve">, </m:t>
        </m:r>
        <m:sSub>
          <m:sSubPr>
            <m:ctrlPr>
              <w:rPr>
                <w:rFonts w:ascii="Cambria Math" w:hAnsi="Cambria Math"/>
              </w:rPr>
            </m:ctrlPr>
          </m:sSubPr>
          <m:e>
            <m:r>
              <m:rPr>
                <m:nor/>
              </m:rPr>
              <w:rPr>
                <w:i/>
              </w:rPr>
              <m:t>q</m:t>
            </m:r>
          </m:e>
          <m:sub>
            <m:r>
              <m:rPr>
                <m:nor/>
              </m:rPr>
              <w:rPr>
                <w:i/>
              </w:rPr>
              <m:t>i</m:t>
            </m:r>
          </m:sub>
        </m:sSub>
        <m:r>
          <m:rPr>
            <m:nor/>
          </m:rPr>
          <m:t>)</m:t>
        </m:r>
        <m:r>
          <m:rPr>
            <m:nor/>
          </m:rPr>
          <w:rPr>
            <w:rFonts w:hint="eastAsia"/>
          </w:rPr>
          <m:t>∈</m:t>
        </m:r>
        <m:sSup>
          <m:sSupPr>
            <m:ctrlPr>
              <w:rPr>
                <w:rFonts w:ascii="Cambria Math" w:hAnsi="Cambria Math"/>
              </w:rPr>
            </m:ctrlPr>
          </m:sSupPr>
          <m:e>
            <m:r>
              <m:rPr>
                <m:nor/>
              </m:rPr>
              <m:t>R</m:t>
            </m:r>
          </m:e>
          <m:sup>
            <m:r>
              <m:rPr>
                <m:nor/>
              </m:rPr>
              <w:rPr>
                <w:i/>
              </w:rPr>
              <m:t>d</m:t>
            </m:r>
          </m:sup>
        </m:sSup>
      </m:oMath>
      <w:r>
        <w:t xml:space="preserve">. Context embeddings </w:t>
      </w:r>
      <w:del w:id="1333" w:author="Language Editor" w:date="2026-09-27T12:00:00Z">
        <w:r>
          <w:delText xml:space="preserve">can incorporate</w:delText>
        </w:r>
      </w:del>
      <w:ins w:id="1334" w:author="Language Editor" w:date="2026-09-27T12:00:00Z">
        <w:r>
          <w:t xml:space="preserve">encode</w:t>
        </w:r>
      </w:ins>
      <w:r>
        <w:t xml:space="preserve"> spatial position, time, scale and input type: </w:t>
      </w:r>
      <m:oMath>
        <m:sSub>
          <m:sSubPr>
            <m:ctrlPr>
              <w:rPr>
                <w:rFonts w:ascii="Cambria Math" w:hAnsi="Cambria Math"/>
              </w:rPr>
            </m:ctrlPr>
          </m:sSubPr>
          <m:e>
            <m:r>
              <m:rPr>
                <m:nor/>
              </m:rPr>
              <m:t>h</m:t>
            </m:r>
          </m:e>
          <m:sub>
            <m:r>
              <m:rPr>
                <m:nor/>
              </m:rPr>
              <w:rPr>
                <w:i/>
              </w:rPr>
              <m:t>i</m:t>
            </m:r>
          </m:sub>
        </m:sSub>
        <m:r>
          <m:rPr>
            <m:nor/>
          </m:rPr>
          <m:t>=</m:t>
        </m:r>
        <m:sSub>
          <m:sSubPr>
            <m:ctrlPr>
              <w:rPr>
                <w:rFonts w:ascii="Cambria Math" w:hAnsi="Cambria Math"/>
              </w:rPr>
            </m:ctrlPr>
          </m:sSubPr>
          <m:e>
            <m:r>
              <m:rPr>
                <m:nor/>
              </m:rPr>
              <w:rPr>
                <w:i/>
              </w:rPr>
              <m:t>z</m:t>
            </m:r>
          </m:e>
          <m:sub>
            <m:r>
              <m:rPr>
                <m:nor/>
              </m:rPr>
              <w:rPr>
                <w:i/>
              </w:rPr>
              <m:t>i</m:t>
            </m:r>
          </m:sub>
        </m:sSub>
        <m:r>
          <m:rPr>
            <m:nor/>
          </m:rPr>
          <m:t>+</m:t>
        </m:r>
        <m:sSub>
          <m:sSubPr>
            <m:ctrlPr>
              <w:rPr>
                <w:rFonts w:ascii="Cambria Math" w:hAnsi="Cambria Math"/>
              </w:rPr>
            </m:ctrlPr>
          </m:sSubPr>
          <m:e>
            <m:r>
              <m:rPr>
                <m:nor/>
              </m:rPr>
              <w:rPr>
                <w:i/>
              </w:rPr>
              <m:t>e</m:t>
            </m:r>
          </m:e>
          <m:sub>
            <m:r>
              <m:rPr>
                <m:nor/>
              </m:rPr>
              <m:t xml:space="preserve">space, </m:t>
            </m:r>
            <m:r>
              <m:rPr>
                <m:nor/>
              </m:rPr>
              <w:rPr>
                <w:i/>
              </w:rPr>
              <m:t>i</m:t>
            </m:r>
          </m:sub>
        </m:sSub>
        <m:r>
          <m:rPr>
            <m:nor/>
          </m:rPr>
          <m:t>+</m:t>
        </m:r>
        <m:sSub>
          <m:sSubPr>
            <m:ctrlPr>
              <w:rPr>
                <w:rFonts w:ascii="Cambria Math" w:hAnsi="Cambria Math"/>
              </w:rPr>
            </m:ctrlPr>
          </m:sSubPr>
          <m:e>
            <m:r>
              <m:rPr>
                <m:nor/>
              </m:rPr>
              <w:rPr>
                <w:i/>
              </w:rPr>
              <m:t>e</m:t>
            </m:r>
          </m:e>
          <m:sub>
            <m:r>
              <m:rPr>
                <m:nor/>
              </m:rPr>
              <m:t xml:space="preserve">time, </m:t>
            </m:r>
            <m:r>
              <m:rPr>
                <m:nor/>
              </m:rPr>
              <w:rPr>
                <w:i/>
              </w:rPr>
              <m:t>i</m:t>
            </m:r>
          </m:sub>
        </m:sSub>
        <m:r>
          <m:rPr>
            <m:nor/>
          </m:rPr>
          <m:t>+</m:t>
        </m:r>
        <m:sSub>
          <m:sSubPr>
            <m:ctrlPr>
              <w:rPr>
                <w:rFonts w:ascii="Cambria Math" w:hAnsi="Cambria Math"/>
              </w:rPr>
            </m:ctrlPr>
          </m:sSubPr>
          <m:e>
            <m:r>
              <m:rPr>
                <m:nor/>
              </m:rPr>
              <w:rPr>
                <w:i/>
              </w:rPr>
              <m:t>e</m:t>
            </m:r>
          </m:e>
          <m:sub>
            <m:r>
              <m:rPr>
                <m:nor/>
              </m:rPr>
              <m:t xml:space="preserve">scale, </m:t>
            </m:r>
            <m:r>
              <m:rPr>
                <m:nor/>
              </m:rPr>
              <w:rPr>
                <w:i/>
              </w:rPr>
              <m:t>i</m:t>
            </m:r>
          </m:sub>
        </m:sSub>
        <m:r>
          <m:rPr>
            <m:nor/>
          </m:rPr>
          <m:t>+</m:t>
        </m:r>
        <m:sSub>
          <m:sSubPr>
            <m:ctrlPr>
              <w:rPr>
                <w:rFonts w:ascii="Cambria Math" w:hAnsi="Cambria Math"/>
              </w:rPr>
            </m:ctrlPr>
          </m:sSubPr>
          <m:e>
            <m:r>
              <m:rPr>
                <m:nor/>
              </m:rPr>
              <w:rPr>
                <w:i/>
              </w:rPr>
              <m:t>e</m:t>
            </m:r>
          </m:e>
          <m:sub>
            <m:r>
              <m:rPr>
                <m:nor/>
              </m:rPr>
              <m:t xml:space="preserve">type, </m:t>
            </m:r>
            <m:r>
              <m:rPr>
                <m:nor/>
              </m:rPr>
              <w:rPr>
                <w:i/>
              </w:rPr>
              <m:t>i</m:t>
            </m:r>
          </m:sub>
        </m:sSub>
      </m:oMath>
      <w:r>
        <w:t xml:space="preserve">. The common front-end width is denoted d (</w:t>
      </w:r>
      <w:del w:id="1335" w:author="Language Editor" w:date="2026-09-27T12:00:00Z">
        <w:r>
          <w:delText xml:space="preserve">equivalently </w:delText>
        </w:r>
      </w:del>
      <w:r>
        <w:t xml:space="preserve">d_g in Fig. 3), and</w:t>
      </w:r>
      <w:ins w:id="1336" w:author="Language Editor" w:date="2026-09-27T12:00:00Z">
        <w:r>
          <w:t xml:space="preserve"> the</w:t>
        </w:r>
      </w:ins>
      <w:r>
        <w:t xml:space="preserve"> language-model width is denoted d_l. Exact coordinates, dates, units and source identifiers </w:t>
      </w:r>
      <w:del w:id="1337" w:author="Language Editor" w:date="2026-09-27T12:00:00Z">
        <w:r>
          <w:delText xml:space="preserve">remain</w:delText>
        </w:r>
      </w:del>
      <w:ins w:id="1338" w:author="Language Editor" w:date="2026-09-27T12:00:00Z">
        <w:r>
          <w:t xml:space="preserve">are kept</w:t>
        </w:r>
      </w:ins>
      <w:r>
        <w:t xml:space="preserve"> in linked records. Field identifiers </w:t>
      </w:r>
      <w:del w:id="1339" w:author="Language Editor" w:date="2026-09-27T12:00:00Z">
        <w:r>
          <w:delText xml:space="preserve">support association; arbitrary identifiers</w:delText>
        </w:r>
      </w:del>
      <w:ins w:id="1340" w:author="Language Editor" w:date="2026-09-27T12:00:00Z">
        <w:r>
          <w:t xml:space="preserve">serve association only and</w:t>
        </w:r>
      </w:ins>
      <w:r>
        <w:t xml:space="preserve"> are not treated as geographic features expected to generalize to unseen fields. A shared vector width </w:t>
      </w:r>
      <w:del w:id="1341" w:author="Language Editor" w:date="2026-09-27T12:00:00Z">
        <w:r>
          <w:delText xml:space="preserve">permits joint computation but does not establish semantic alignment</w:delText>
        </w:r>
      </w:del>
      <w:ins w:id="1342" w:author="Language Editor" w:date="2026-09-27T12:00:00Z">
        <w:r>
          <w:t xml:space="preserve">enables joint computation, whereas semantic alignment must be learned</w:t>
        </w:r>
      </w:ins>
      <w:r>
        <w:t xml:space="preserve">.</w:t>
      </w:r>
    </w:p>
    <w:p w14:paraId="59D8A899" w14:textId="2FD1F4F1" w:rsidR="008F1142" w:rsidRPr="002518E9" w:rsidRDefault="008F1142">
      <w:pPr>
        <w:keepNext/>
        <w:spacing w:before="200" w:after="60"/>
        <w:jc w:val="center"/>
      </w:pPr>
    </w:p>
    <w:p w14:paraId="67C8D09E" w14:textId="77777777" w:rsidR="008F1142" w:rsidRDefault="00C85D64">
      <w:pPr>
        <w:spacing w:before="120" w:after="240"/>
      </w:pPr>
      <w:r>
        <w:t xml:space="preserve">Fig. 3 Proposed CroplandGPT network architecture. (a) Modality-specific encoders and spatial fusion produce shared features for mapping, parcel-level prediction and language input</w:t>
      </w:r>
      <w:del w:id="1343" w:author="Language Editor" w:date="2026-09-27T12:00:00Z">
        <w:r>
          <w:delText xml:space="preserve">. The</w:delText>
        </w:r>
      </w:del>
      <w:ins w:id="1344" w:author="Language Editor" w:date="2026-09-27T12:00:00Z">
        <w:r>
          <w:t xml:space="preserve">; because the</w:t>
        </w:r>
      </w:ins>
      <w:r>
        <w:t xml:space="preserve"> GFM-inspired front end is shared, </w:t>
      </w:r>
      <w:del w:id="1345" w:author="Language Editor" w:date="2026-09-27T12:00:00Z">
        <w:r>
          <w:delText xml:space="preserve">without a</w:delText>
        </w:r>
      </w:del>
      <w:ins w:id="1346" w:author="Language Editor" w:date="2026-09-27T12:00:00Z">
        <w:r>
          <w:t xml:space="preserve">no</w:t>
        </w:r>
      </w:ins>
      <w:r>
        <w:t xml:space="preserve"> duplicate RGB encoder</w:t>
      </w:r>
      <w:ins w:id="1347" w:author="Language Editor" w:date="2026-09-27T12:00:00Z">
        <w:r>
          <w:t xml:space="preserve"> is needed</w:t>
        </w:r>
      </w:ins>
      <w:r>
        <w:t xml:space="preserve">. (b) Pre-normalized cross-attention, spatial self-attention and feed-forward sublayers preserve the spatial</w:t>
      </w:r>
      <w:del w:id="1348" w:author="Language Editor" w:date="2026-09-27T12:00:00Z">
        <w:r>
          <w:delText xml:space="preserve">-</w:delText>
        </w:r>
      </w:del>
      <w:ins w:id="1349" w:author="Language Editor" w:date="2026-09-27T12:00:00Z">
        <w:r>
          <w:t xml:space="preserve"> </w:t>
        </w:r>
      </w:ins>
      <w:r>
        <w:t xml:space="preserve">token grid through residual connections</w:t>
      </w:r>
      <w:del w:id="1350" w:author="Language Editor" w:date="2026-09-27T12:00:00Z">
        <w:r>
          <w:delText xml:space="preserve">;</w:delText>
        </w:r>
      </w:del>
      <w:ins w:id="1351" w:author="Language Editor" w:date="2026-09-27T12:00:00Z">
        <w:r>
          <w:t xml:space="preserve">, and</w:t>
        </w:r>
      </w:ins>
      <w:r>
        <w:t xml:space="preserve"> validity and spatial or temporal support constrain auxiliary attention. (c) Query resampling and projection </w:t>
      </w:r>
      <w:del w:id="1352" w:author="Language Editor" w:date="2026-09-27T12:00:00Z">
        <w:r>
          <w:delText xml:space="preserve">convey</w:delText>
        </w:r>
      </w:del>
      <w:ins w:id="1353" w:author="Language Editor" w:date="2026-09-27T12:00:00Z">
        <w:r>
          <w:t xml:space="preserve">pass</w:t>
        </w:r>
      </w:ins>
      <w:r>
        <w:t xml:space="preserve"> continuous features to a pretrained language decoder, </w:t>
      </w:r>
      <w:del w:id="1354" w:author="Language Editor" w:date="2026-09-27T12:00:00Z">
        <w:r>
          <w:delText xml:space="preserve">alongside</w:delText>
        </w:r>
      </w:del>
      <w:ins w:id="1355" w:author="Language Editor" w:date="2026-09-27T12:00:00Z">
        <w:r>
          <w:t xml:space="preserve">together with</w:t>
        </w:r>
      </w:ins>
      <w:r>
        <w:t xml:space="preserve"> explicit evidence, questions, criteria and retrieved knowledge</w:t>
      </w:r>
      <w:del w:id="1356" w:author="Language Editor" w:date="2026-09-27T12:00:00Z">
        <w:r>
          <w:delText xml:space="preserve">. The resulting</w:delText>
        </w:r>
      </w:del>
      <w:ins w:id="1357" w:author="Language Editor" w:date="2026-09-27T12:00:00Z">
        <w:r>
          <w:t xml:space="preserve">; this</w:t>
        </w:r>
      </w:ins>
      <w:r>
        <w:t xml:space="preserve"> branch forms the</w:t>
      </w:r>
      <w:del w:id="1358" w:author="Language Editor" w:date="2026-09-27T12:00:00Z">
        <w:r>
          <w:delText xml:space="preserve"> proposed</w:delText>
        </w:r>
      </w:del>
      <w:r>
        <w:t xml:space="preserve"> vision-language interface. Dimensions omit the batch axis. Backbones, widths and training settings </w:t>
      </w:r>
      <w:del w:id="1359" w:author="Language Editor" w:date="2026-09-27T12:00:00Z">
        <w:r>
          <w:delText xml:space="preserve">remain to be selected; no learned capability is implied by the diagram alone</w:delText>
        </w:r>
      </w:del>
      <w:ins w:id="1360" w:author="Language Editor" w:date="2026-09-27T12:00:00Z">
        <w:r>
          <w:t xml:space="preserve">are configurable</w:t>
        </w:r>
      </w:ins>
      <w:r>
        <w:t xml:space="preserve">.</w:t>
      </w:r>
    </w:p>
    <w:p w14:paraId="1DF831D7" w14:textId="77777777" w:rsidR="008F1142" w:rsidRDefault="000F559C">
      <w:pPr>
        <w:spacing w:after="160" w:line="300" w:lineRule="auto"/>
        <w:jc w:val="both"/>
      </w:pPr>
      <m:oMath>
        <m:sSup>
          <m:sSupPr>
            <m:ctrlPr>
              <w:rPr>
                <w:rFonts w:ascii="Cambria Math" w:hAnsi="Cambria Math"/>
              </w:rPr>
            </m:ctrlPr>
          </m:sSupPr>
          <m:e/>
          <m:sup/>
        </m:sSup>
      </m:oMath>
      <w:r w:rsidR="00C85D64">
        <w:t xml:space="preserve">Image patches. Dividing an H × W image with C channels into non-overlapping P × P patches yields </w:t>
      </w:r>
      <m:oMath>
        <m:r>
          <w:rPr>
            <w:rFonts w:ascii="Cambria Math" w:hAnsi="Cambria Math"/>
          </w:rPr>
          <m:t>N=(H/P)(W/P)</m:t>
        </m:r>
      </m:oMath>
      <w:r>
        <w:t xml:space="preserve"> tokens when </w:t>
      </w:r>
      <w:del w:id="1361" w:author="Language Editor" w:date="2026-09-27T12:00:00Z">
        <w:r>
          <w:delText xml:space="preserve">the</w:delText>
        </w:r>
      </w:del>
      <w:ins w:id="1362" w:author="Language Editor" w:date="2026-09-27T12:00:00Z">
        <w:r>
          <w:t xml:space="preserve">both</w:t>
        </w:r>
      </w:ins>
      <w:r>
        <w:t xml:space="preserve"> dimensions are divisible by P. Each patch contains </w:t>
      </w:r>
      <m:oMath>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C</m:t>
        </m:r>
      </m:oMath>
      <w:r>
        <w:t xml:space="preserve"> values before projection to width d </w:t>
      </w:r>
      <w:r>
        <w:rPr>
          <w:rFonts w:eastAsia="宋体" w:hint="eastAsia"/>
        </w:rPr>
        <w:t xml:space="preserve">[</w:t>
      </w:r>
      <w:r>
        <w:t xml:space="preserve">24</w:t>
      </w:r>
      <w:r>
        <w:rPr>
          <w:rFonts w:eastAsia="宋体" w:hint="eastAsia"/>
        </w:rPr>
        <w:t xml:space="preserve">]</w:t>
      </w:r>
      <w:r>
        <w:t xml:space="preserve">. </w:t>
      </w:r>
      <w:del w:id="1363" w:author="Language Editor" w:date="2026-09-27T12:00:00Z">
        <w:r>
          <w:delText xml:space="preserve">Thus</w:delText>
        </w:r>
      </w:del>
      <w:ins w:id="1364" w:author="Language Editor" w:date="2026-09-27T12:00:00Z">
        <w:r>
          <w:t xml:space="preserve">For example</w:t>
        </w:r>
      </w:ins>
      <w:r>
        <w:t xml:space="preserve">, a 32 × 32 three-channel image </w:t>
      </w:r>
      <w:del w:id="1365" w:author="Language Editor" w:date="2026-09-27T12:00:00Z">
        <w:r>
          <w:delText xml:space="preserve">partitioned</w:delText>
        </w:r>
      </w:del>
      <w:ins w:id="1366" w:author="Language Editor" w:date="2026-09-27T12:00:00Z">
        <w:r>
          <w:t xml:space="preserve">divided</w:t>
        </w:r>
      </w:ins>
      <w:r>
        <w:t xml:space="preserve"> into 16 × 16 patches yields four vectors of 768 values</w:t>
      </w:r>
      <w:del w:id="1367" w:author="Language Editor" w:date="2026-09-27T12:00:00Z">
        <w:r>
          <w:delText xml:space="preserve">. A projection to eight components is an arithmetic illustration, not a selected CroplandGPT setting. Patch footprints remain</w:delText>
        </w:r>
      </w:del>
      <w:ins w:id="1368" w:author="Language Editor" w:date="2026-09-27T12:00:00Z">
        <w:r>
          <w:t xml:space="preserve"> each. Patch footprints stay</w:t>
        </w:r>
      </w:ins>
      <w:r>
        <w:t xml:space="preserve"> associated with spatial objects, and </w:t>
      </w:r>
      <w:del w:id="1369" w:author="Language Editor" w:date="2026-09-27T12:00:00Z">
        <w:r>
          <w:delText xml:space="preserve">padding is excluded through</w:delText>
        </w:r>
      </w:del>
      <w:ins w:id="1370" w:author="Language Editor" w:date="2026-09-27T12:00:00Z">
        <w:r>
          <w:t xml:space="preserve">padded areas are excluded by</w:t>
        </w:r>
      </w:ins>
      <w:r>
        <w:t xml:space="preserve"> masks.</w:t>
      </w:r>
    </w:p>
    <w:p w14:paraId="559CC2EC" w14:textId="77777777" w:rsidR="008F1142" w:rsidRDefault="000F559C">
      <w:pPr>
        <w:spacing w:after="160" w:line="300" w:lineRule="auto"/>
        <w:jc w:val="both"/>
      </w:pPr>
      <m:oMath>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oMath>
      <w:r>
        <w:t xml:space="preserve">Temporal sequences. </w:t>
      </w:r>
      <w:del w:id="1371" w:author="Language Editor" w:date="2026-09-27T12:00:00Z">
        <w:r>
          <w:delText xml:space="preserve">Dates, observation quality and missingness accompany each sequence</w:delText>
        </w:r>
      </w:del>
      <w:ins w:id="1372" w:author="Language Editor" w:date="2026-09-27T12:00:00Z">
        <w:r>
          <w:t xml:space="preserve">Each sequence is accompanied by observation dates, quality flags and missingness indicators</w:t>
        </w:r>
      </w:ins>
      <w:r>
        <w:t xml:space="preserve">. For example, 12 NDVI observations can be </w:t>
      </w:r>
      <w:del w:id="1373" w:author="Language Editor" w:date="2026-09-27T12:00:00Z">
        <w:r>
          <w:delText xml:space="preserve">partitioned</w:delText>
        </w:r>
      </w:del>
      <w:ins w:id="1374" w:author="Language Editor" w:date="2026-09-27T12:00:00Z">
        <w:r>
          <w:t xml:space="preserve">divided</w:t>
        </w:r>
      </w:ins>
      <w:r>
        <w:t xml:space="preserve"> into four segments,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oMath>
      <w:r w:rsidR="00C85D64">
        <w:t xml:space="preserve">,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m:t>
        </m:r>
      </m:oMath>
      <w:r w:rsidR="00C85D64">
        <w:t xml:space="preserve">,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9</m:t>
            </m:r>
          </m:sub>
        </m:sSub>
        <m:r>
          <w:rPr>
            <w:rFonts w:ascii="Cambria Math" w:hAnsi="Cambria Math"/>
          </w:rPr>
          <m:t>)</m:t>
        </m:r>
      </m:oMath>
      <w:r w:rsidR="00C85D64">
        <w:t xml:space="preserve"> and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oMath>
      <w:r>
        <w:t xml:space="preserve">. These </w:t>
      </w:r>
      <w:del w:id="1375" w:author="Language Editor" w:date="2026-09-27T12:00:00Z">
        <w:r>
          <w:delText xml:space="preserve">become named</w:delText>
        </w:r>
      </w:del>
      <w:ins w:id="1376" w:author="Language Editor" w:date="2026-09-27T12:00:00Z">
        <w:r>
          <w:t xml:space="preserve">segments are labeled as</w:t>
        </w:r>
      </w:ins>
      <w:r>
        <w:t xml:space="preserve"> phenological stages only when crop</w:t>
      </w:r>
      <w:del w:id="1377" w:author="Language Editor" w:date="2026-09-27T12:00:00Z">
        <w:r>
          <w:delText xml:space="preserve">-calendar or field evidence supports those</w:delText>
        </w:r>
      </w:del>
      <w:ins w:id="1378" w:author="Language Editor" w:date="2026-09-27T12:00:00Z">
        <w:r>
          <w:t xml:space="preserve"> calendars or field records support the</w:t>
        </w:r>
      </w:ins>
      <w:r>
        <w:t xml:space="preserve"> labels. Irregular sampling </w:t>
      </w:r>
      <w:del w:id="1379" w:author="Language Editor" w:date="2026-09-27T12:00:00Z">
        <w:r>
          <w:delText xml:space="preserve">requires</w:delText>
        </w:r>
      </w:del>
      <w:ins w:id="1380" w:author="Language Editor" w:date="2026-09-27T12:00:00Z">
        <w:r>
          <w:t xml:space="preserve">is handled with</w:t>
        </w:r>
      </w:ins>
      <w:r>
        <w:t xml:space="preserve"> explicit time gaps and masks. Temporal encoders can learn from such </w:t>
      </w:r>
      <w:del w:id="1381" w:author="Language Editor" w:date="2026-09-27T12:00:00Z">
        <w:r>
          <w:delText xml:space="preserve">observations </w:delText>
        </w:r>
        <w:r>
          <w:rPr>
            <w:rFonts w:eastAsia="宋体" w:hint="eastAsia"/>
          </w:rPr>
          <w:delText xml:space="preserve">[</w:delText>
        </w:r>
        <w:r>
          <w:delText xml:space="preserve">25</w:delText>
        </w:r>
        <w:r>
          <w:rPr>
            <w:rFonts w:eastAsia="宋体" w:hint="eastAsia"/>
          </w:rPr>
          <w:delText xml:space="preserve">]</w:delText>
        </w:r>
        <w:r>
          <w:delText xml:space="preserve">;</w:delText>
        </w:r>
      </w:del>
      <w:ins w:id="1382" w:author="Language Editor" w:date="2026-09-27T12:00:00Z">
        <w:r>
          <w:t xml:space="preserve">sequences [25], and the</w:t>
        </w:r>
      </w:ins>
      <w:r>
        <w:t xml:space="preserve"> segmentation and interpolation rules </w:t>
      </w:r>
      <w:del w:id="1383" w:author="Language Editor" w:date="2026-09-27T12:00:00Z">
        <w:r>
          <w:delText xml:space="preserve">must remain documented</w:delText>
        </w:r>
      </w:del>
      <w:ins w:id="1384" w:author="Language Editor" w:date="2026-09-27T12:00:00Z">
        <w:r>
          <w:t xml:space="preserve">are documented with the data</w:t>
        </w:r>
      </w:ins>
      <w:r>
        <w:t xml:space="preserve">.</w:t>
      </w:r>
    </w:p>
    <w:p w14:paraId="79EEABF3" w14:textId="77777777" w:rsidR="008F1142" w:rsidRDefault="000F559C">
      <w:pPr>
        <w:spacing w:after="160" w:line="300" w:lineRule="auto"/>
        <w:jc w:val="both"/>
      </w:pPr>
      <m:oMath>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sSub>
          <m:sSubPr>
            <m:ctrlPr>
              <w:rPr>
                <w:rFonts w:ascii="Cambria Math" w:hAnsi="Cambria Math"/>
              </w:rPr>
            </m:ctrlPr>
          </m:sSubPr>
          <m:e/>
          <m:sub/>
        </m:sSub>
      </m:oMath>
      <w:r>
        <w:t xml:space="preserve">A linear </w:t>
      </w:r>
      <w:del w:id="1385" w:author="Language Editor" w:date="2026-09-27T12:00:00Z">
        <w:r>
          <w:delText xml:space="preserve">illustration for one segment is </w:delText>
        </w:r>
      </w:del>
      <w:ins w:id="1386" w:author="Language Editor" w:date="2026-09-27T12:00:00Z">
        <w:r>
          <w:t xml:space="preserve">projection of one segment can be written as </w:t>
        </w:r>
      </w:ins>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w:t>
      </w:r>
      <w:del w:id="1387" w:author="Language Editor" w:date="2026-09-27T12:00:00Z">
        <w:r>
          <w:delText xml:space="preserve">Three NDVI values projected</w:delText>
        </w:r>
      </w:del>
      <w:ins w:id="1388" w:author="Language Editor" w:date="2026-09-27T12:00:00Z">
        <w:r>
          <w:t xml:space="preserve">Projecting three NDVI values</w:t>
        </w:r>
      </w:ins>
      <w:r>
        <w:t xml:space="preserve"> to eight components </w:t>
      </w:r>
      <w:del w:id="1389" w:author="Language Editor" w:date="2026-09-27T12:00:00Z">
        <w:r>
          <w:delText xml:space="preserve">require</w:delText>
        </w:r>
      </w:del>
      <w:ins w:id="1390" w:author="Language Editor" w:date="2026-09-27T12:00:00Z">
        <w:r>
          <w:t xml:space="preserve">requires</w:t>
        </w:r>
      </w:ins>
      <w:r>
        <w:t xml:space="preserve"> an 8 × 3 weight matrix and an eight-component bias. </w:t>
      </w:r>
      <w:del w:id="1391" w:author="Language Editor" w:date="2026-09-27T12:00:00Z">
        <w:r>
          <w:delText xml:space="preserve">Values</w:delText>
        </w:r>
      </w:del>
      <w:ins w:id="1392" w:author="Language Editor" w:date="2026-09-27T12:00:00Z">
        <w:r>
          <w:t xml:space="preserve">With values</w:t>
        </w:r>
      </w:ins>
      <w:r>
        <w:t xml:space="preserve"> [0.20, 0.40, 0.60], weights [0.5, 0.3, 0.2] and zero bias</w:t>
      </w:r>
      <w:del w:id="1393" w:author="Language Editor" w:date="2026-09-27T12:00:00Z">
        <w:r>
          <w:delText xml:space="preserve"> yield 0.34 for one component. Operational encoders must also</w:delText>
        </w:r>
      </w:del>
      <w:ins w:id="1394" w:author="Language Editor" w:date="2026-09-27T12:00:00Z">
        <w:r>
          <w:t xml:space="preserve">, one component equals 0.34. Operational encoders additionally</w:t>
        </w:r>
      </w:ins>
      <w:r>
        <w:t xml:space="preserve"> account for timing and quality</w:t>
      </w:r>
      <w:del w:id="1395" w:author="Language Editor" w:date="2026-09-27T12:00:00Z">
        <w:r>
          <w:delText xml:space="preserve"> and learn parameters</w:delText>
        </w:r>
      </w:del>
      <w:ins w:id="1396" w:author="Language Editor" w:date="2026-09-27T12:00:00Z">
        <w:r>
          <w:t xml:space="preserve">, and their parameters are learned</w:t>
        </w:r>
      </w:ins>
      <w:r>
        <w:t xml:space="preserve"> under specified objectives. </w:t>
      </w:r>
      <w:del w:id="1397" w:author="Language Editor" w:date="2026-09-27T12:00:00Z">
        <w:r>
          <w:delText xml:space="preserve">Such</w:delText>
        </w:r>
      </w:del>
      <w:ins w:id="1398" w:author="Language Editor" w:date="2026-09-27T12:00:00Z">
        <w:r>
          <w:t xml:space="preserve">The resulting</w:t>
        </w:r>
      </w:ins>
      <w:r>
        <w:t xml:space="preserve"> components are latent features</w:t>
      </w:r>
      <w:del w:id="1399" w:author="Language Editor" w:date="2026-09-27T12:00:00Z">
        <w:r>
          <w:delText xml:space="preserve">, not named physical quantities</w:delText>
        </w:r>
      </w:del>
      <w:ins w:id="1400" w:author="Language Editor" w:date="2026-09-27T12:00:00Z">
        <w:r>
          <w:t xml:space="preserve"> without direct physical meaning</w:t>
        </w:r>
      </w:ins>
      <w:r>
        <w:t xml:space="preserve">.</w:t>
      </w:r>
    </w:p>
    <w:p w14:paraId="54478FC6" w14:textId="77777777" w:rsidR="008F1142" w:rsidRDefault="00C85D64">
      <w:pPr>
        <w:spacing w:after="160" w:line="300" w:lineRule="auto"/>
        <w:jc w:val="both"/>
      </w:pPr>
      <w:r>
        <w:t xml:space="preserve">Soil and management records. Soil measurements retain sampling depth, date, location, analytical method and units. Numerical variables are standardized </w:t>
      </w:r>
      <w:del w:id="1401" w:author="Language Editor" w:date="2026-09-27T12:00:00Z">
        <w:r>
          <w:delText xml:space="preserve">using</w:delText>
        </w:r>
      </w:del>
      <w:ins w:id="1402" w:author="Language Editor" w:date="2026-09-27T12:00:00Z">
        <w:r>
          <w:t xml:space="preserve">with</w:t>
        </w:r>
      </w:ins>
      <w:r>
        <w:t xml:space="preserve"> training-set statistics, paired with missingness indicators and </w:t>
      </w:r>
      <w:del w:id="1403" w:author="Language Editor" w:date="2026-09-27T12:00:00Z">
        <w:r>
          <w:delText xml:space="preserve">encoded by an appropriate numerical module</w:delText>
        </w:r>
      </w:del>
      <w:ins w:id="1404" w:author="Language Editor" w:date="2026-09-27T12:00:00Z">
        <w:r>
          <w:t xml:space="preserve">passed to a numerical encoder</w:t>
        </w:r>
      </w:ins>
      <w:r>
        <w:t xml:space="preserve">. Management records describe dated events </w:t>
      </w:r>
      <w:del w:id="1405" w:author="Language Editor" w:date="2026-09-27T12:00:00Z">
        <w:r>
          <w:delText xml:space="preserve">with the</w:delText>
        </w:r>
      </w:del>
      <w:ins w:id="1406" w:author="Language Editor" w:date="2026-09-27T12:00:00Z">
        <w:r>
          <w:t xml:space="preserve">by</w:t>
        </w:r>
      </w:ins>
      <w:r>
        <w:t xml:space="preserve"> action, material or practice, amount, unit and affected object. Categorical embeddings and numerical features </w:t>
      </w:r>
      <w:del w:id="1407" w:author="Language Editor" w:date="2026-09-27T12:00:00Z">
        <w:r>
          <w:delText xml:space="preserve">can be</w:delText>
        </w:r>
      </w:del>
      <w:ins w:id="1408" w:author="Language Editor" w:date="2026-09-27T12:00:00Z">
        <w:r>
          <w:t xml:space="preserve">are</w:t>
        </w:r>
      </w:ins>
      <w:r>
        <w:t xml:space="preserve"> combined for each event, preserving the timing of repeated applications. </w:t>
      </w:r>
      <w:del w:id="1409" w:author="Language Editor" w:date="2026-09-27T12:00:00Z">
        <w:r>
          <w:delText xml:space="preserve">Encoding does not fill unmeasured nutrient concentrations with invented</w:delText>
        </w:r>
      </w:del>
      <w:ins w:id="1410" w:author="Language Editor" w:date="2026-09-27T12:00:00Z">
        <w:r>
          <w:t xml:space="preserve">Unmeasured nutrient concentrations are flagged as missing and never imputed as</w:t>
        </w:r>
      </w:ins>
      <w:r>
        <w:t xml:space="preserve"> observations.</w:t>
      </w:r>
    </w:p>
    <w:p w14:paraId="58637A91" w14:textId="77777777" w:rsidR="008F1142" w:rsidRDefault="00C85D64">
      <w:pPr>
        <w:spacing w:after="160" w:line="300" w:lineRule="auto"/>
        <w:jc w:val="both"/>
      </w:pPr>
      <w:r>
        <w:t xml:space="preserve">Geospatial context and knowledge. Terrain, field geometry and spatial relationships provide </w:t>
      </w:r>
      <w:ins w:id="1411" w:author="Language Editor" w:date="2026-09-27T12:00:00Z">
        <w:r>
          <w:t xml:space="preserve">the </w:t>
        </w:r>
      </w:ins>
      <w:r>
        <w:t xml:space="preserve">context for linking imagery and observations. An agricultural knowledge record </w:t>
      </w:r>
      <w:del w:id="1412" w:author="Language Editor" w:date="2026-09-27T12:00:00Z">
        <w:r>
          <w:delText xml:space="preserve">additionally</w:delText>
        </w:r>
      </w:del>
      <w:ins w:id="1413" w:author="Language Editor" w:date="2026-09-27T12:00:00Z">
        <w:r>
          <w:t xml:space="preserve">also</w:t>
        </w:r>
      </w:ins>
      <w:r>
        <w:t xml:space="preserve"> specifies its source,</w:t>
      </w:r>
      <w:ins w:id="1414" w:author="Language Editor" w:date="2026-09-27T12:00:00Z">
        <w:r>
          <w:t xml:space="preserve"> the</w:t>
        </w:r>
      </w:ins>
      <w:r>
        <w:t xml:space="preserve"> relevant crop or land use, applicable conditions and exceptions. It can be retrieved as text or represented as a structured relation</w:t>
      </w:r>
      <w:del w:id="1415" w:author="Language Editor" w:date="2026-09-27T12:00:00Z">
        <w:r>
          <w:delText xml:space="preserve">. Its</w:delText>
        </w:r>
      </w:del>
      <w:ins w:id="1416" w:author="Language Editor" w:date="2026-09-27T12:00:00Z">
        <w:r>
          <w:t xml:space="preserve">, and its</w:t>
        </w:r>
      </w:ins>
      <w:r>
        <w:t xml:space="preserve"> segmentation determines the token count</w:t>
      </w:r>
      <w:del w:id="1417" w:author="Language Editor" w:date="2026-09-27T12:00:00Z">
        <w:r>
          <w:delText xml:space="preserve">;</w:delText>
        </w:r>
      </w:del>
      <w:ins w:id="1418" w:author="Language Editor" w:date="2026-09-27T12:00:00Z">
        <w:r>
          <w:t xml:space="preserve">, so</w:t>
        </w:r>
      </w:ins>
      <w:r>
        <w:t xml:space="preserve"> one statement need not equal one token. </w:t>
      </w:r>
      <w:del w:id="1419" w:author="Language Editor" w:date="2026-09-27T12:00:00Z">
        <w:r>
          <w:delText xml:space="preserve">Multiple representations of</w:delText>
        </w:r>
      </w:del>
      <w:ins w:id="1420" w:author="Language Editor" w:date="2026-09-27T12:00:00Z">
        <w:r>
          <w:t xml:space="preserve">When</w:t>
        </w:r>
      </w:ins>
      <w:r>
        <w:t xml:space="preserve"> the same observation </w:t>
      </w:r>
      <w:del w:id="1421" w:author="Language Editor" w:date="2026-09-27T12:00:00Z">
        <w:r>
          <w:delText xml:space="preserve">retain a common</w:delText>
        </w:r>
      </w:del>
      <w:ins w:id="1422" w:author="Language Editor" w:date="2026-09-27T12:00:00Z">
        <w:r>
          <w:t xml:space="preserve">appears in several representations, all copies share one</w:t>
        </w:r>
      </w:ins>
      <w:r>
        <w:t xml:space="preserve"> source identifier so that </w:t>
      </w:r>
      <w:del w:id="1423" w:author="Language Editor" w:date="2026-09-27T12:00:00Z">
        <w:r>
          <w:delText xml:space="preserve">duplication is</w:delText>
        </w:r>
      </w:del>
      <w:ins w:id="1424" w:author="Language Editor" w:date="2026-09-27T12:00:00Z">
        <w:r>
          <w:t xml:space="preserve">duplicates are</w:t>
        </w:r>
      </w:ins>
      <w:r>
        <w:t xml:space="preserve"> not counted as independent evidence.</w:t>
      </w:r>
    </w:p>
    <w:p w14:paraId="7B61EC22" w14:textId="77777777" w:rsidR="008F1142" w:rsidRDefault="00C85D64">
      <w:pPr>
        <w:pStyle w:val="2"/>
        <w:keepNext/>
      </w:pPr>
      <w:r>
        <w:t>2.5 Shared assessment dimensions and levels of reasoning</w:t>
      </w:r>
    </w:p>
    <w:p w14:paraId="76ACBDEC" w14:textId="77777777" w:rsidR="008F1142" w:rsidRDefault="00C85D64">
      <w:pPr>
        <w:spacing w:after="160" w:line="300" w:lineRule="auto"/>
        <w:jc w:val="both"/>
      </w:pPr>
      <w:r>
        <w:t xml:space="preserve">Six dimensions organize expert annotations and </w:t>
      </w:r>
      <w:del w:id="1425" w:author="Language Editor" w:date="2026-09-27T12:00:00Z">
        <w:r>
          <w:delText xml:space="preserve">intended outputs. D1 concerns</w:delText>
        </w:r>
      </w:del>
      <w:ins w:id="1426" w:author="Language Editor" w:date="2026-09-27T12:00:00Z">
        <w:r>
          <w:t xml:space="preserve">model outputs. D1 covers</w:t>
        </w:r>
      </w:ins>
      <w:r>
        <w:t xml:space="preserve"> natural resources and soil constraints; D2</w:t>
      </w:r>
      <w:del w:id="1427" w:author="Language Editor" w:date="2026-09-27T12:00:00Z">
        <w:r>
          <w:delText xml:space="preserve"> concerns</w:delText>
        </w:r>
      </w:del>
      <w:ins w:id="1428" w:author="Language Editor" w:date="2026-09-27T12:00:00Z">
        <w:r>
          <w:t xml:space="preserve">,</w:t>
        </w:r>
      </w:ins>
      <w:r>
        <w:t xml:space="preserve"> field morphology and infrastructure; D3</w:t>
      </w:r>
      <w:del w:id="1429" w:author="Language Editor" w:date="2026-09-27T12:00:00Z">
        <w:r>
          <w:delText xml:space="preserve"> concerns</w:delText>
        </w:r>
      </w:del>
      <w:ins w:id="1430" w:author="Language Editor" w:date="2026-09-27T12:00:00Z">
        <w:r>
          <w:t xml:space="preserve">,</w:t>
        </w:r>
      </w:ins>
      <w:r>
        <w:t xml:space="preserve"> crop choice and management; D4</w:t>
      </w:r>
      <w:del w:id="1431" w:author="Language Editor" w:date="2026-09-27T12:00:00Z">
        <w:r>
          <w:delText xml:space="preserve"> concerns</w:delText>
        </w:r>
      </w:del>
      <w:ins w:id="1432" w:author="Language Editor" w:date="2026-09-27T12:00:00Z">
        <w:r>
          <w:t xml:space="preserve">,</w:t>
        </w:r>
      </w:ins>
      <w:r>
        <w:t xml:space="preserve"> crop growth; D5</w:t>
      </w:r>
      <w:del w:id="1433" w:author="Language Editor" w:date="2026-09-27T12:00:00Z">
        <w:r>
          <w:delText xml:space="preserve"> concerns</w:delText>
        </w:r>
      </w:del>
      <w:ins w:id="1434" w:author="Language Editor" w:date="2026-09-27T12:00:00Z">
        <w:r>
          <w:t xml:space="preserve">,</w:t>
        </w:r>
      </w:ins>
      <w:r>
        <w:t xml:space="preserve"> realized yield and its stability across comparable seasons; and D6</w:t>
      </w:r>
      <w:del w:id="1435" w:author="Language Editor" w:date="2026-09-27T12:00:00Z">
        <w:r>
          <w:delText xml:space="preserve"> concerns</w:delText>
        </w:r>
      </w:del>
      <w:ins w:id="1436" w:author="Language Editor" w:date="2026-09-27T12:00:00Z">
        <w:r>
          <w:t xml:space="preserve">,</w:t>
        </w:r>
      </w:ins>
      <w:r>
        <w:t xml:space="preserve"> production capacity and improvement potential. </w:t>
      </w:r>
      <w:del w:id="1437" w:author="Language Editor" w:date="2026-09-27T12:00:00Z">
        <w:r>
          <w:delText xml:space="preserve">These</w:delText>
        </w:r>
      </w:del>
      <w:ins w:id="1438" w:author="Language Editor" w:date="2026-09-27T12:00:00Z">
        <w:r>
          <w:t xml:space="preserve">The</w:t>
        </w:r>
      </w:ins>
      <w:r>
        <w:t xml:space="preserve"> dimensions describe interacting aspects of </w:t>
      </w:r>
      <w:del w:id="1439" w:author="Language Editor" w:date="2026-09-27T12:00:00Z">
        <w:r>
          <w:delText xml:space="preserve">the</w:delText>
        </w:r>
      </w:del>
      <w:ins w:id="1440" w:author="Language Editor" w:date="2026-09-27T12:00:00Z">
        <w:r>
          <w:t xml:space="preserve">one</w:t>
        </w:r>
      </w:ins>
      <w:r>
        <w:t xml:space="preserve"> agricultural system. They are </w:t>
      </w:r>
      <w:del w:id="1441" w:author="Language Editor" w:date="2026-09-27T12:00:00Z">
        <w:r>
          <w:delText xml:space="preserve">not</w:delText>
        </w:r>
      </w:del>
      <w:ins w:id="1442" w:author="Language Editor" w:date="2026-09-27T12:00:00Z">
        <w:r>
          <w:t xml:space="preserve">neither</w:t>
        </w:r>
      </w:ins>
      <w:r>
        <w:t xml:space="preserve"> six independent predictions </w:t>
      </w:r>
      <w:del w:id="1443" w:author="Language Editor" w:date="2026-09-27T12:00:00Z">
        <w:r>
          <w:delText xml:space="preserve">or</w:delText>
        </w:r>
      </w:del>
      <w:ins w:id="1444" w:author="Language Editor" w:date="2026-09-27T12:00:00Z">
        <w:r>
          <w:t xml:space="preserve">nor</w:t>
        </w:r>
      </w:ins>
      <w:r>
        <w:t xml:space="preserve"> a fixed causal chain. D6 </w:t>
      </w:r>
      <w:del w:id="1445" w:author="Language Editor" w:date="2026-09-27T12:00:00Z">
        <w:r>
          <w:delText xml:space="preserve">concerns production that could</w:delText>
        </w:r>
      </w:del>
      <w:ins w:id="1446" w:author="Language Editor" w:date="2026-09-27T12:00:00Z">
        <w:r>
          <w:t xml:space="preserve">refers to production that can</w:t>
        </w:r>
      </w:ins>
      <w:r>
        <w:t xml:space="preserve"> be sustained under a stated cropping system, period, resource setting and management regime. Improvement potential </w:t>
      </w:r>
      <w:del w:id="1447" w:author="Language Editor" w:date="2026-09-27T12:00:00Z">
        <w:r>
          <w:delText xml:space="preserve">requires</w:delText>
        </w:r>
      </w:del>
      <w:ins w:id="1448" w:author="Language Editor" w:date="2026-09-27T12:00:00Z">
        <w:r>
          <w:t xml:space="preserve">is judged against</w:t>
        </w:r>
      </w:ins>
      <w:r>
        <w:t xml:space="preserve"> an explicit reference and feasible changes, </w:t>
      </w:r>
      <w:del w:id="1449" w:author="Language Editor" w:date="2026-09-27T12:00:00Z">
        <w:r>
          <w:delText xml:space="preserve">rather than inference from one</w:delText>
        </w:r>
      </w:del>
      <w:ins w:id="1450" w:author="Language Editor" w:date="2026-09-27T12:00:00Z">
        <w:r>
          <w:t xml:space="preserve">so a single</w:t>
        </w:r>
      </w:ins>
      <w:r>
        <w:t xml:space="preserve"> high-yield season</w:t>
      </w:r>
      <w:ins w:id="1451" w:author="Language Editor" w:date="2026-09-27T12:00:00Z">
        <w:r>
          <w:t xml:space="preserve"> is insufficient evidence</w:t>
        </w:r>
      </w:ins>
      <w:r>
        <w:t xml:space="preserve">.</w:t>
      </w:r>
    </w:p>
    <w:p w14:paraId="5BFF0463" w14:textId="77777777" w:rsidR="008F1142" w:rsidRDefault="00C85D64">
      <w:pPr>
        <w:spacing w:after="160" w:line="300" w:lineRule="auto"/>
        <w:jc w:val="both"/>
      </w:pPr>
      <w:r>
        <w:t xml:space="preserve">Three reasoning levels </w:t>
      </w:r>
      <w:del w:id="1452" w:author="Language Editor" w:date="2026-09-27T12:00:00Z">
        <w:r>
          <w:delText xml:space="preserve">specify</w:delText>
        </w:r>
      </w:del>
      <w:ins w:id="1453" w:author="Language Editor" w:date="2026-09-27T12:00:00Z">
        <w:r>
          <w:t xml:space="preserve">define</w:t>
        </w:r>
      </w:ins>
      <w:r>
        <w:t xml:space="preserve"> the scope of a judgment. L1</w:t>
      </w:r>
      <w:del w:id="1454" w:author="Language Editor" w:date="2026-09-27T12:00:00Z">
        <w:r>
          <w:delText xml:space="preserve">, state description,</w:delText>
        </w:r>
      </w:del>
      <w:ins w:id="1455" w:author="Language Editor" w:date="2026-09-27T12:00:00Z">
        <w:r>
          <w:t xml:space="preserve"> (state description)</w:t>
        </w:r>
      </w:ins>
      <w:r>
        <w:t xml:space="preserve"> reports observations or estimates</w:t>
      </w:r>
      <w:ins w:id="1456" w:author="Language Editor" w:date="2026-09-27T12:00:00Z">
        <w:r>
          <w:t xml:space="preserve"> together</w:t>
        </w:r>
      </w:ins>
      <w:r>
        <w:t xml:space="preserve"> with their validation status. L2</w:t>
      </w:r>
      <w:del w:id="1457" w:author="Language Editor" w:date="2026-09-27T12:00:00Z">
        <w:r>
          <w:delText xml:space="preserve">, </w:delText>
        </w:r>
      </w:del>
      <w:ins w:id="1458" w:author="Language Editor" w:date="2026-09-27T12:00:00Z">
        <w:r>
          <w:t xml:space="preserve"> (</w:t>
        </w:r>
      </w:ins>
      <w:r>
        <w:t xml:space="preserve">cross-dimensional interpretation</w:t>
      </w:r>
      <w:del w:id="1459" w:author="Language Editor" w:date="2026-09-27T12:00:00Z">
        <w:r>
          <w:delText xml:space="preserve">,</w:delText>
        </w:r>
      </w:del>
      <w:ins w:id="1460" w:author="Language Editor" w:date="2026-09-27T12:00:00Z">
        <w:r>
          <w:t xml:space="preserve">)</w:t>
        </w:r>
      </w:ins>
      <w:r>
        <w:t xml:space="preserve"> examines associations and plausible explanations while </w:t>
      </w:r>
      <w:del w:id="1461" w:author="Language Editor" w:date="2026-09-27T12:00:00Z">
        <w:r>
          <w:delText xml:space="preserve">retaining alternatives. L3, </w:delText>
        </w:r>
      </w:del>
      <w:ins w:id="1462" w:author="Language Editor" w:date="2026-09-27T12:00:00Z">
        <w:r>
          <w:t xml:space="preserve">keeping alternatives open. L3 (</w:t>
        </w:r>
      </w:ins>
      <w:r>
        <w:t xml:space="preserve">conditional scenario assessment</w:t>
      </w:r>
      <w:del w:id="1463" w:author="Language Editor" w:date="2026-09-27T12:00:00Z">
        <w:r>
          <w:delText xml:space="preserve">, considers</w:delText>
        </w:r>
      </w:del>
      <w:ins w:id="1464" w:author="Language Editor" w:date="2026-09-27T12:00:00Z">
        <w:r>
          <w:t xml:space="preserve">) weighs</w:t>
        </w:r>
      </w:ins>
      <w:r>
        <w:t xml:space="preserve"> management options against a stated reference, constraints and uncertainty</w:t>
      </w:r>
      <w:del w:id="1465" w:author="Language Editor" w:date="2026-09-27T12:00:00Z">
        <w:r>
          <w:delText xml:space="preserve">. Quantified</w:delText>
        </w:r>
      </w:del>
      <w:ins w:id="1466" w:author="Language Editor" w:date="2026-09-27T12:00:00Z">
        <w:r>
          <w:t xml:space="preserve">; quantified</w:t>
        </w:r>
      </w:ins>
      <w:r>
        <w:t xml:space="preserve"> effects require relevant intervention evidence or a response model validated for </w:t>
      </w:r>
      <w:del w:id="1467" w:author="Language Editor" w:date="2026-09-27T12:00:00Z">
        <w:r>
          <w:delText xml:space="preserve">those conditions. These</w:delText>
        </w:r>
      </w:del>
      <w:ins w:id="1468" w:author="Language Editor" w:date="2026-09-27T12:00:00Z">
        <w:r>
          <w:t xml:space="preserve">the conditions concerned. The</w:t>
        </w:r>
      </w:ins>
      <w:r>
        <w:t xml:space="preserve"> levels structure annotations and responses</w:t>
      </w:r>
      <w:del w:id="1469" w:author="Language Editor" w:date="2026-09-27T12:00:00Z">
        <w:r>
          <w:delText xml:space="preserve">; they</w:delText>
        </w:r>
      </w:del>
      <w:ins w:id="1470" w:author="Language Editor" w:date="2026-09-27T12:00:00Z">
        <w:r>
          <w:t xml:space="preserve"> and</w:t>
        </w:r>
      </w:ins>
      <w:r>
        <w:t xml:space="preserve"> do not prescribe a three-stage neural computation</w:t>
      </w:r>
      <w:del w:id="1471" w:author="Language Editor" w:date="2026-09-27T12:00:00Z">
        <w:r>
          <w:delText xml:space="preserve"> or guarantee causal diagnosis</w:delText>
        </w:r>
      </w:del>
      <w:r>
        <w:t xml:space="preserve">.</w:t>
      </w:r>
    </w:p>
    <w:p w14:paraId="61583B54" w14:textId="77777777" w:rsidR="008F1142" w:rsidRDefault="00C85D64">
      <w:pPr>
        <w:spacing w:after="160" w:line="300" w:lineRule="auto"/>
        <w:jc w:val="both"/>
      </w:pPr>
      <w:r>
        <w:t xml:space="preserve">The case materials describe parent material and location, land use and cropping, and field management. These </w:t>
      </w:r>
      <w:del w:id="1472" w:author="Language Editor" w:date="2026-09-27T12:00:00Z">
        <w:r>
          <w:delText xml:space="preserve">are explanatory factors,</w:delText>
        </w:r>
      </w:del>
      <w:ins w:id="1473" w:author="Language Editor" w:date="2026-09-27T12:00:00Z">
        <w:r>
          <w:t xml:space="preserve">explanatory factors are</w:t>
        </w:r>
      </w:ins>
      <w:r>
        <w:t xml:space="preserve"> distinct from L1–L3. Parent material mainly informs D1</w:t>
      </w:r>
      <w:del w:id="1474" w:author="Language Editor" w:date="2026-09-27T12:00:00Z">
        <w:r>
          <w:delText xml:space="preserve">; land</w:delText>
        </w:r>
      </w:del>
      <w:ins w:id="1475" w:author="Language Editor" w:date="2026-09-27T12:00:00Z">
        <w:r>
          <w:t xml:space="preserve">. Land</w:t>
        </w:r>
      </w:ins>
      <w:r>
        <w:t xml:space="preserve"> use and cropping inform D3 and condition </w:t>
      </w:r>
      <w:del w:id="1476" w:author="Language Editor" w:date="2026-09-27T12:00:00Z">
        <w:r>
          <w:delText xml:space="preserve">other dimensions;</w:delText>
        </w:r>
      </w:del>
      <w:ins w:id="1477" w:author="Language Editor" w:date="2026-09-27T12:00:00Z">
        <w:r>
          <w:t xml:space="preserve">the other dimensions, and</w:t>
        </w:r>
      </w:ins>
      <w:r>
        <w:t xml:space="preserve"> management events enter D3 and </w:t>
      </w:r>
      <w:del w:id="1478" w:author="Language Editor" w:date="2026-09-27T12:00:00Z">
        <w:r>
          <w:delText xml:space="preserve">may relate</w:delText>
        </w:r>
      </w:del>
      <w:ins w:id="1479" w:author="Language Editor" w:date="2026-09-27T12:00:00Z">
        <w:r>
          <w:t xml:space="preserve">connect</w:t>
        </w:r>
      </w:ins>
      <w:r>
        <w:t xml:space="preserve"> to other dimensions </w:t>
      </w:r>
      <w:del w:id="1480" w:author="Language Editor" w:date="2026-09-27T12:00:00Z">
        <w:r>
          <w:delText xml:space="preserve">when</w:delText>
        </w:r>
      </w:del>
      <w:ins w:id="1481" w:author="Language Editor" w:date="2026-09-27T12:00:00Z">
        <w:r>
          <w:t xml:space="preserve">where</w:t>
        </w:r>
      </w:ins>
      <w:r>
        <w:t xml:space="preserve"> evidence supports the </w:t>
      </w:r>
      <w:del w:id="1482" w:author="Language Editor" w:date="2026-09-27T12:00:00Z">
        <w:r>
          <w:delText xml:space="preserve">connection</w:delText>
        </w:r>
      </w:del>
      <w:ins w:id="1483" w:author="Language Editor" w:date="2026-09-27T12:00:00Z">
        <w:r>
          <w:t xml:space="preserve">link</w:t>
        </w:r>
      </w:ins>
      <w:r>
        <w:t xml:space="preserve">. Each factor can be described, interpreted or used to constrain a scenario. Table 1 cross-indexes dimensions and levels</w:t>
      </w:r>
      <w:del w:id="1484" w:author="Language Editor" w:date="2026-09-27T12:00:00Z">
        <w:r>
          <w:delText xml:space="preserve">;</w:delText>
        </w:r>
      </w:del>
      <w:ins w:id="1485" w:author="Language Editor" w:date="2026-09-27T12:00:00Z">
        <w:r>
          <w:t xml:space="preserve">, and</w:t>
        </w:r>
      </w:ins>
      <w:r>
        <w:t xml:space="preserve"> Table 2 relates the case factors to </w:t>
      </w:r>
      <w:del w:id="1486" w:author="Language Editor" w:date="2026-09-27T12:00:00Z">
        <w:r>
          <w:delText xml:space="preserve">that</w:delText>
        </w:r>
      </w:del>
      <w:ins w:id="1487" w:author="Language Editor" w:date="2026-09-27T12:00:00Z">
        <w:r>
          <w:t xml:space="preserve">this</w:t>
        </w:r>
      </w:ins>
      <w:r>
        <w:t xml:space="preserve"> structure.</w:t>
      </w:r>
    </w:p>
    <w:p w14:paraId="10E8FEE7" w14:textId="77777777" w:rsidR="008F1142" w:rsidRDefault="00C85D64">
      <w:pPr>
        <w:spacing w:after="160" w:line="300" w:lineRule="auto"/>
        <w:jc w:val="both"/>
      </w:pPr>
      <w:r>
        <w:t xml:space="preserve">Each statement records its object, period, dimension labels, reasoning level, source identifiers, statement type and evidence status. Statement </w:t>
      </w:r>
      <w:del w:id="1488" w:author="Language Editor" w:date="2026-09-27T12:00:00Z">
        <w:r>
          <w:delText xml:space="preserve">type distinguishes</w:delText>
        </w:r>
      </w:del>
      <w:ins w:id="1489" w:author="Language Editor" w:date="2026-09-27T12:00:00Z">
        <w:r>
          <w:t xml:space="preserve">types are</w:t>
        </w:r>
      </w:ins>
      <w:r>
        <w:t xml:space="preserve"> observation, model estimate, expert interpretation and hypothesis. Evidence status </w:t>
      </w:r>
      <w:del w:id="1490" w:author="Language Editor" w:date="2026-09-27T12:00:00Z">
        <w:r>
          <w:delText xml:space="preserve">describes</w:delText>
        </w:r>
      </w:del>
      <w:ins w:id="1491" w:author="Language Editor" w:date="2026-09-27T12:00:00Z">
        <w:r>
          <w:t xml:space="preserve">grades</w:t>
        </w:r>
      </w:ins>
      <w:r>
        <w:t xml:space="preserve"> support within the stated scope</w:t>
      </w:r>
      <w:del w:id="1492" w:author="Language Editor" w:date="2026-09-27T12:00:00Z">
        <w:r>
          <w:delText xml:space="preserve">:</w:delText>
        </w:r>
      </w:del>
      <w:ins w:id="1493" w:author="Language Editor" w:date="2026-09-27T12:00:00Z">
        <w:r>
          <w:t xml:space="preserve"> as</w:t>
        </w:r>
      </w:ins>
      <w:r>
        <w:t xml:space="preserve"> supported, partially supported, conflicting or insufficient</w:t>
      </w:r>
      <w:del w:id="1494" w:author="Language Editor" w:date="2026-09-27T12:00:00Z">
        <w:r>
          <w:delText xml:space="preserve">. These categories</w:delText>
        </w:r>
      </w:del>
      <w:ins w:id="1495" w:author="Language Editor" w:date="2026-09-27T12:00:00Z">
        <w:r>
          <w:t xml:space="preserve">; these</w:t>
        </w:r>
      </w:ins>
      <w:r>
        <w:t xml:space="preserve"> are reporting labels</w:t>
      </w:r>
      <w:del w:id="1496" w:author="Language Editor" w:date="2026-09-27T12:00:00Z">
        <w:r>
          <w:delText xml:space="preserve"> rather than</w:delText>
        </w:r>
      </w:del>
      <w:ins w:id="1497" w:author="Language Editor" w:date="2026-09-27T12:00:00Z">
        <w:r>
          <w:t xml:space="preserve">, not</w:t>
        </w:r>
      </w:ins>
      <w:r>
        <w:t xml:space="preserve"> calibrated confidence scores. </w:t>
      </w:r>
      <w:del w:id="1498" w:author="Language Editor" w:date="2026-09-27T12:00:00Z">
        <w:r>
          <w:delText xml:space="preserve">Table 1 does not require 18 outputs for every query</w:delText>
        </w:r>
      </w:del>
      <w:ins w:id="1499" w:author="Language Editor" w:date="2026-09-27T12:00:00Z">
        <w:r>
          <w:t xml:space="preserve">A query need not fill all 18 cells of Table 1</w:t>
        </w:r>
      </w:ins>
      <w:r>
        <w:t xml:space="preserve">. At L1, D6 summarizes capacity-related evidence</w:t>
      </w:r>
      <w:del w:id="1500" w:author="Language Editor" w:date="2026-09-27T12:00:00Z">
        <w:r>
          <w:delText xml:space="preserve">; judging</w:delText>
        </w:r>
      </w:del>
      <w:ins w:id="1501" w:author="Language Editor" w:date="2026-09-27T12:00:00Z">
        <w:r>
          <w:t xml:space="preserve">, whereas a judgment of</w:t>
        </w:r>
      </w:ins>
      <w:r>
        <w:t xml:space="preserve"> capacity requires further synthesis </w:t>
      </w:r>
      <w:del w:id="1502" w:author="Language Editor" w:date="2026-09-27T12:00:00Z">
        <w:r>
          <w:delText xml:space="preserve">and</w:delText>
        </w:r>
      </w:del>
      <w:ins w:id="1503" w:author="Language Editor" w:date="2026-09-27T12:00:00Z">
        <w:r>
          <w:t xml:space="preserve">against</w:t>
        </w:r>
      </w:ins>
      <w:r>
        <w:t xml:space="preserve"> reference conditions.</w:t>
      </w:r>
    </w:p>
    <w:p w14:paraId="5587A149" w14:textId="77777777" w:rsidR="008F1142" w:rsidRDefault="00C85D64">
      <w:pPr>
        <w:keepNext/>
        <w:spacing w:before="120" w:after="120"/>
        <w:jc w:val="center"/>
      </w:pPr>
      <w:r>
        <w:rPr>
          <w:b/>
          <w:bCs/>
          <w:sz w:val="21"/>
          <w:szCs w:val="21"/>
        </w:rPr>
        <w:t xml:space="preserve">Table 1 Assessment dimensions and </w:t>
      </w:r>
      <w:del w:id="1504" w:author="Language Editor" w:date="2026-09-27T12:00:00Z">
        <w:r>
          <w:rPr>
            <w:b/>
            <w:bCs/>
            <w:sz w:val="21"/>
            <w:szCs w:val="21"/>
          </w:rPr>
          <w:delText xml:space="preserve">intended reasoning scope</w:delText>
        </w:r>
      </w:del>
      <w:ins w:id="1505" w:author="Language Editor" w:date="2026-09-27T12:00:00Z">
        <w:r>
          <w:rPr>
            <w:b/>
            <w:bCs/>
            <w:sz w:val="21"/>
            <w:szCs w:val="21"/>
          </w:rPr>
          <w:t xml:space="preserve">reasoning levels in CroplandGPT</w:t>
        </w:r>
      </w:ins>
    </w:p>
    <w:tbl>
      <w:tblPr>
        <w:tblW w:w="8800" w:type="dxa"/>
        <w:tblLayout w:type="fixed"/>
        <w:tblCellMar>
          <w:top w:w="60" w:type="dxa"/>
          <w:left w:w="100" w:type="dxa"/>
          <w:bottom w:w="60" w:type="dxa"/>
          <w:right w:w="100" w:type="dxa"/>
        </w:tblCellMar>
        <w:tblLook w:val="04A0" w:firstRow="1" w:lastRow="0" w:firstColumn="1" w:lastColumn="0" w:noHBand="0" w:noVBand="1"/>
      </w:tblPr>
      <w:tblGrid>
        <w:gridCol w:w="1899"/>
        <w:gridCol w:w="2200"/>
        <w:gridCol w:w="2400"/>
        <w:gridCol w:w="2301"/>
      </w:tblGrid>
      <w:tr w:rsidR="008F1142" w14:paraId="7F71C928" w14:textId="77777777">
        <w:trPr>
          <w:cantSplit/>
          <w:tblHeader/>
        </w:trPr>
        <w:tc>
          <w:tcPr>
            <w:tcW w:w="1899" w:type="dxa"/>
            <w:tcBorders>
              <w:top w:val="single" w:sz="2" w:space="0" w:color="BFBFBF"/>
              <w:left w:val="single" w:sz="2" w:space="0" w:color="BFBFBF"/>
              <w:bottom w:val="single" w:sz="2" w:space="0" w:color="BFBFBF"/>
              <w:right w:val="single" w:sz="2" w:space="0" w:color="BFBFBF"/>
            </w:tcBorders>
            <w:shd w:val="clear" w:color="auto" w:fill="auto"/>
          </w:tcPr>
          <w:p w14:paraId="4F433E4B" w14:textId="77777777" w:rsidR="008F1142" w:rsidRDefault="00C85D64">
            <w:r>
              <w:t>Dimension</w:t>
            </w:r>
          </w:p>
        </w:tc>
        <w:tc>
          <w:tcPr>
            <w:tcW w:w="2200" w:type="dxa"/>
            <w:tcBorders>
              <w:top w:val="single" w:sz="2" w:space="0" w:color="BFBFBF"/>
              <w:left w:val="single" w:sz="2" w:space="0" w:color="BFBFBF"/>
              <w:bottom w:val="single" w:sz="2" w:space="0" w:color="BFBFBF"/>
              <w:right w:val="single" w:sz="2" w:space="0" w:color="BFBFBF"/>
            </w:tcBorders>
            <w:shd w:val="clear" w:color="auto" w:fill="auto"/>
          </w:tcPr>
          <w:p w14:paraId="61B995BE" w14:textId="77777777" w:rsidR="008F1142" w:rsidRDefault="00C85D64">
            <w:r>
              <w:t>L1 State description</w:t>
            </w:r>
          </w:p>
        </w:tc>
        <w:tc>
          <w:tcPr>
            <w:tcW w:w="2400" w:type="dxa"/>
            <w:tcBorders>
              <w:top w:val="single" w:sz="2" w:space="0" w:color="BFBFBF"/>
              <w:left w:val="single" w:sz="2" w:space="0" w:color="BFBFBF"/>
              <w:bottom w:val="single" w:sz="2" w:space="0" w:color="BFBFBF"/>
              <w:right w:val="single" w:sz="2" w:space="0" w:color="BFBFBF"/>
            </w:tcBorders>
            <w:shd w:val="clear" w:color="auto" w:fill="auto"/>
          </w:tcPr>
          <w:p w14:paraId="27B27357" w14:textId="77777777" w:rsidR="008F1142" w:rsidRDefault="00C85D64">
            <w:r>
              <w:t>L2 Cross-dimensional interpretation</w:t>
            </w:r>
          </w:p>
        </w:tc>
        <w:tc>
          <w:tcPr>
            <w:tcW w:w="2301" w:type="dxa"/>
            <w:tcBorders>
              <w:top w:val="single" w:sz="2" w:space="0" w:color="BFBFBF"/>
              <w:left w:val="single" w:sz="2" w:space="0" w:color="BFBFBF"/>
              <w:bottom w:val="single" w:sz="2" w:space="0" w:color="BFBFBF"/>
              <w:right w:val="single" w:sz="2" w:space="0" w:color="BFBFBF"/>
            </w:tcBorders>
            <w:shd w:val="clear" w:color="auto" w:fill="auto"/>
          </w:tcPr>
          <w:p w14:paraId="03FF97DE" w14:textId="77777777" w:rsidR="008F1142" w:rsidRDefault="00C85D64">
            <w:r>
              <w:t>L3 Conditional scenarios</w:t>
            </w:r>
          </w:p>
        </w:tc>
      </w:tr>
      <w:tr w:rsidR="008F1142" w14:paraId="76B37746" w14:textId="77777777">
        <w:trPr>
          <w:cantSplit/>
        </w:trPr>
        <w:tc>
          <w:tcPr>
            <w:tcW w:w="1899" w:type="dxa"/>
            <w:tcBorders>
              <w:top w:val="single" w:sz="2" w:space="0" w:color="BFBFBF"/>
              <w:left w:val="single" w:sz="2" w:space="0" w:color="BFBFBF"/>
              <w:bottom w:val="single" w:sz="2" w:space="0" w:color="BFBFBF"/>
              <w:right w:val="single" w:sz="2" w:space="0" w:color="BFBFBF"/>
            </w:tcBorders>
          </w:tcPr>
          <w:p w14:paraId="4B3EF57F" w14:textId="77777777" w:rsidR="008F1142" w:rsidRDefault="00C85D64">
            <w:r>
              <w:t>D1 Resources and soil</w:t>
            </w:r>
          </w:p>
        </w:tc>
        <w:tc>
          <w:tcPr>
            <w:tcW w:w="2200" w:type="dxa"/>
            <w:tcBorders>
              <w:top w:val="single" w:sz="2" w:space="0" w:color="BFBFBF"/>
              <w:left w:val="single" w:sz="2" w:space="0" w:color="BFBFBF"/>
              <w:bottom w:val="single" w:sz="2" w:space="0" w:color="BFBFBF"/>
              <w:right w:val="single" w:sz="2" w:space="0" w:color="BFBFBF"/>
            </w:tcBorders>
          </w:tcPr>
          <w:p w14:paraId="495CED9E" w14:textId="77777777" w:rsidR="008F1142" w:rsidRDefault="00C85D64">
            <w:r>
              <w:t>Report measured resource and soil conditions.</w:t>
            </w:r>
          </w:p>
        </w:tc>
        <w:tc>
          <w:tcPr>
            <w:tcW w:w="2400" w:type="dxa"/>
            <w:tcBorders>
              <w:top w:val="single" w:sz="2" w:space="0" w:color="BFBFBF"/>
              <w:left w:val="single" w:sz="2" w:space="0" w:color="BFBFBF"/>
              <w:bottom w:val="single" w:sz="2" w:space="0" w:color="BFBFBF"/>
              <w:right w:val="single" w:sz="2" w:space="0" w:color="BFBFBF"/>
            </w:tcBorders>
          </w:tcPr>
          <w:p w14:paraId="0D149022" w14:textId="77777777" w:rsidR="008F1142" w:rsidRDefault="00C85D64">
            <w:r>
              <w:t>Examine associations with management and crop response.</w:t>
            </w:r>
          </w:p>
        </w:tc>
        <w:tc>
          <w:tcPr>
            <w:tcW w:w="2301" w:type="dxa"/>
            <w:tcBorders>
              <w:top w:val="single" w:sz="2" w:space="0" w:color="BFBFBF"/>
              <w:left w:val="single" w:sz="2" w:space="0" w:color="BFBFBF"/>
              <w:bottom w:val="single" w:sz="2" w:space="0" w:color="BFBFBF"/>
              <w:right w:val="single" w:sz="2" w:space="0" w:color="BFBFBF"/>
            </w:tcBorders>
          </w:tcPr>
          <w:p w14:paraId="68EA11A3" w14:textId="77777777" w:rsidR="008F1142" w:rsidRDefault="00C85D64">
            <w:r>
              <w:t xml:space="preserve">Compare improvement options </w:t>
            </w:r>
            <w:del w:id="1506" w:author="Language Editor" w:date="2026-09-27T12:00:00Z">
              <w:r>
                <w:delText xml:space="preserve">within supported response conditions</w:delText>
              </w:r>
            </w:del>
            <w:ins w:id="1507" w:author="Language Editor" w:date="2026-09-27T12:00:00Z">
              <w:r>
                <w:t xml:space="preserve">where response evidence exists</w:t>
              </w:r>
            </w:ins>
            <w:r>
              <w:t xml:space="preserve">.</w:t>
            </w:r>
          </w:p>
        </w:tc>
      </w:tr>
      <w:tr w:rsidR="008F1142" w14:paraId="26B63B26" w14:textId="77777777">
        <w:trPr>
          <w:cantSplit/>
        </w:trPr>
        <w:tc>
          <w:tcPr>
            <w:tcW w:w="1899" w:type="dxa"/>
            <w:tcBorders>
              <w:top w:val="single" w:sz="2" w:space="0" w:color="BFBFBF"/>
              <w:left w:val="single" w:sz="2" w:space="0" w:color="BFBFBF"/>
              <w:bottom w:val="single" w:sz="2" w:space="0" w:color="BFBFBF"/>
              <w:right w:val="single" w:sz="2" w:space="0" w:color="BFBFBF"/>
            </w:tcBorders>
          </w:tcPr>
          <w:p w14:paraId="5DF3A932" w14:textId="77777777" w:rsidR="008F1142" w:rsidRDefault="00C85D64">
            <w:r>
              <w:t>D2 Field and infrastructure</w:t>
            </w:r>
          </w:p>
        </w:tc>
        <w:tc>
          <w:tcPr>
            <w:tcW w:w="2200" w:type="dxa"/>
            <w:tcBorders>
              <w:top w:val="single" w:sz="2" w:space="0" w:color="BFBFBF"/>
              <w:left w:val="single" w:sz="2" w:space="0" w:color="BFBFBF"/>
              <w:bottom w:val="single" w:sz="2" w:space="0" w:color="BFBFBF"/>
              <w:right w:val="single" w:sz="2" w:space="0" w:color="BFBFBF"/>
            </w:tcBorders>
          </w:tcPr>
          <w:p w14:paraId="67AECB3D" w14:textId="77777777" w:rsidR="008F1142" w:rsidRDefault="00C85D64">
            <w:r>
              <w:t>Describe geometry and verified facilities.</w:t>
            </w:r>
          </w:p>
        </w:tc>
        <w:tc>
          <w:tcPr>
            <w:tcW w:w="2400" w:type="dxa"/>
            <w:tcBorders>
              <w:top w:val="single" w:sz="2" w:space="0" w:color="BFBFBF"/>
              <w:left w:val="single" w:sz="2" w:space="0" w:color="BFBFBF"/>
              <w:bottom w:val="single" w:sz="2" w:space="0" w:color="BFBFBF"/>
              <w:right w:val="single" w:sz="2" w:space="0" w:color="BFBFBF"/>
            </w:tcBorders>
          </w:tcPr>
          <w:p w14:paraId="37B7C877" w14:textId="77777777" w:rsidR="008F1142" w:rsidRDefault="00C85D64">
            <w:r>
              <w:t>Identify possible infrastructure constraints.</w:t>
            </w:r>
          </w:p>
        </w:tc>
        <w:tc>
          <w:tcPr>
            <w:tcW w:w="2301" w:type="dxa"/>
            <w:tcBorders>
              <w:top w:val="single" w:sz="2" w:space="0" w:color="BFBFBF"/>
              <w:left w:val="single" w:sz="2" w:space="0" w:color="BFBFBF"/>
              <w:bottom w:val="single" w:sz="2" w:space="0" w:color="BFBFBF"/>
              <w:right w:val="single" w:sz="2" w:space="0" w:color="BFBFBF"/>
            </w:tcBorders>
          </w:tcPr>
          <w:p w14:paraId="209246E3" w14:textId="77777777" w:rsidR="008F1142" w:rsidRDefault="00C85D64">
            <w:r>
              <w:t>Assess feasible facility changes under stated constraints.</w:t>
            </w:r>
          </w:p>
        </w:tc>
      </w:tr>
      <w:tr w:rsidR="008F1142" w14:paraId="7BB407A3" w14:textId="77777777">
        <w:trPr>
          <w:cantSplit/>
        </w:trPr>
        <w:tc>
          <w:tcPr>
            <w:tcW w:w="1899" w:type="dxa"/>
            <w:tcBorders>
              <w:top w:val="single" w:sz="2" w:space="0" w:color="BFBFBF"/>
              <w:left w:val="single" w:sz="2" w:space="0" w:color="BFBFBF"/>
              <w:bottom w:val="single" w:sz="2" w:space="0" w:color="BFBFBF"/>
              <w:right w:val="single" w:sz="2" w:space="0" w:color="BFBFBF"/>
            </w:tcBorders>
          </w:tcPr>
          <w:p w14:paraId="3807DBA0" w14:textId="77777777" w:rsidR="008F1142" w:rsidRDefault="00C85D64">
            <w:r>
              <w:t>D3 Crops and management</w:t>
            </w:r>
          </w:p>
        </w:tc>
        <w:tc>
          <w:tcPr>
            <w:tcW w:w="2200" w:type="dxa"/>
            <w:tcBorders>
              <w:top w:val="single" w:sz="2" w:space="0" w:color="BFBFBF"/>
              <w:left w:val="single" w:sz="2" w:space="0" w:color="BFBFBF"/>
              <w:bottom w:val="single" w:sz="2" w:space="0" w:color="BFBFBF"/>
              <w:right w:val="single" w:sz="2" w:space="0" w:color="BFBFBF"/>
            </w:tcBorders>
          </w:tcPr>
          <w:p w14:paraId="20815328" w14:textId="77777777" w:rsidR="008F1142" w:rsidRDefault="00C85D64">
            <w:r>
              <w:t>Record cropping systems and dated events.</w:t>
            </w:r>
          </w:p>
        </w:tc>
        <w:tc>
          <w:tcPr>
            <w:tcW w:w="2400" w:type="dxa"/>
            <w:tcBorders>
              <w:top w:val="single" w:sz="2" w:space="0" w:color="BFBFBF"/>
              <w:left w:val="single" w:sz="2" w:space="0" w:color="BFBFBF"/>
              <w:bottom w:val="single" w:sz="2" w:space="0" w:color="BFBFBF"/>
              <w:right w:val="single" w:sz="2" w:space="0" w:color="BFBFBF"/>
            </w:tcBorders>
          </w:tcPr>
          <w:p w14:paraId="1C5FEAB1" w14:textId="77777777" w:rsidR="008F1142" w:rsidRDefault="00C85D64">
            <w:r>
              <w:t>Relate management differences to conditions and outcomes.</w:t>
            </w:r>
          </w:p>
        </w:tc>
        <w:tc>
          <w:tcPr>
            <w:tcW w:w="2301" w:type="dxa"/>
            <w:tcBorders>
              <w:top w:val="single" w:sz="2" w:space="0" w:color="BFBFBF"/>
              <w:left w:val="single" w:sz="2" w:space="0" w:color="BFBFBF"/>
              <w:bottom w:val="single" w:sz="2" w:space="0" w:color="BFBFBF"/>
              <w:right w:val="single" w:sz="2" w:space="0" w:color="BFBFBF"/>
            </w:tcBorders>
          </w:tcPr>
          <w:p w14:paraId="26BB54E1" w14:textId="77777777" w:rsidR="008F1142" w:rsidRDefault="00C85D64">
            <w:r>
              <w:t>Compare explicit crop or management scenarios.</w:t>
            </w:r>
          </w:p>
        </w:tc>
      </w:tr>
      <w:tr w:rsidR="008F1142" w14:paraId="4738026C" w14:textId="77777777">
        <w:trPr>
          <w:cantSplit/>
        </w:trPr>
        <w:tc>
          <w:tcPr>
            <w:tcW w:w="1899" w:type="dxa"/>
            <w:tcBorders>
              <w:top w:val="single" w:sz="2" w:space="0" w:color="BFBFBF"/>
              <w:left w:val="single" w:sz="2" w:space="0" w:color="BFBFBF"/>
              <w:bottom w:val="single" w:sz="2" w:space="0" w:color="BFBFBF"/>
              <w:right w:val="single" w:sz="2" w:space="0" w:color="BFBFBF"/>
            </w:tcBorders>
          </w:tcPr>
          <w:p w14:paraId="4495F87E" w14:textId="77777777" w:rsidR="008F1142" w:rsidRDefault="00C85D64">
            <w:r>
              <w:t>D4 Crop growth</w:t>
            </w:r>
          </w:p>
        </w:tc>
        <w:tc>
          <w:tcPr>
            <w:tcW w:w="2200" w:type="dxa"/>
            <w:tcBorders>
              <w:top w:val="single" w:sz="2" w:space="0" w:color="BFBFBF"/>
              <w:left w:val="single" w:sz="2" w:space="0" w:color="BFBFBF"/>
              <w:bottom w:val="single" w:sz="2" w:space="0" w:color="BFBFBF"/>
              <w:right w:val="single" w:sz="2" w:space="0" w:color="BFBFBF"/>
            </w:tcBorders>
          </w:tcPr>
          <w:p w14:paraId="486AD26A" w14:textId="77777777" w:rsidR="008F1142" w:rsidRDefault="00C85D64">
            <w:r>
              <w:t xml:space="preserve">Describe observed</w:t>
            </w:r>
            <w:ins w:id="1508" w:author="Language Editor" w:date="2026-09-27T12:00:00Z">
              <w:r>
                <w:t xml:space="preserve"> growth</w:t>
              </w:r>
            </w:ins>
            <w:r>
              <w:t xml:space="preserve"> or validated growth estimates.</w:t>
            </w:r>
          </w:p>
        </w:tc>
        <w:tc>
          <w:tcPr>
            <w:tcW w:w="2400" w:type="dxa"/>
            <w:tcBorders>
              <w:top w:val="single" w:sz="2" w:space="0" w:color="BFBFBF"/>
              <w:left w:val="single" w:sz="2" w:space="0" w:color="BFBFBF"/>
              <w:bottom w:val="single" w:sz="2" w:space="0" w:color="BFBFBF"/>
              <w:right w:val="single" w:sz="2" w:space="0" w:color="BFBFBF"/>
            </w:tcBorders>
          </w:tcPr>
          <w:p w14:paraId="451701C7" w14:textId="77777777" w:rsidR="008F1142" w:rsidRDefault="00C85D64">
            <w:r>
              <w:t>Examine competing explanations for growth patterns.</w:t>
            </w:r>
          </w:p>
        </w:tc>
        <w:tc>
          <w:tcPr>
            <w:tcW w:w="2301" w:type="dxa"/>
            <w:tcBorders>
              <w:top w:val="single" w:sz="2" w:space="0" w:color="BFBFBF"/>
              <w:left w:val="single" w:sz="2" w:space="0" w:color="BFBFBF"/>
              <w:bottom w:val="single" w:sz="2" w:space="0" w:color="BFBFBF"/>
              <w:right w:val="single" w:sz="2" w:space="0" w:color="BFBFBF"/>
            </w:tcBorders>
          </w:tcPr>
          <w:p w14:paraId="1EABFDE5" w14:textId="77777777" w:rsidR="008F1142" w:rsidRDefault="00C85D64">
            <w:r>
              <w:t xml:space="preserve">Assess</w:t>
            </w:r>
            <w:del w:id="1509" w:author="Language Editor" w:date="2026-09-27T12:00:00Z">
              <w:r>
                <w:delText xml:space="preserve"> responses only with</w:delText>
              </w:r>
            </w:del>
            <w:ins w:id="1510" w:author="Language Editor" w:date="2026-09-27T12:00:00Z">
              <w:r>
                <w:t xml:space="preserve"> growth responses using</w:t>
              </w:r>
            </w:ins>
            <w:r>
              <w:t xml:space="preserve"> suitable evidence or models.</w:t>
            </w:r>
          </w:p>
        </w:tc>
      </w:tr>
      <w:tr w:rsidR="008F1142" w14:paraId="2A8CF566" w14:textId="77777777">
        <w:trPr>
          <w:cantSplit/>
        </w:trPr>
        <w:tc>
          <w:tcPr>
            <w:tcW w:w="1899" w:type="dxa"/>
            <w:tcBorders>
              <w:top w:val="single" w:sz="2" w:space="0" w:color="BFBFBF"/>
              <w:left w:val="single" w:sz="2" w:space="0" w:color="BFBFBF"/>
              <w:bottom w:val="single" w:sz="2" w:space="0" w:color="BFBFBF"/>
              <w:right w:val="single" w:sz="2" w:space="0" w:color="BFBFBF"/>
            </w:tcBorders>
          </w:tcPr>
          <w:p w14:paraId="4AC1C6F8" w14:textId="77777777" w:rsidR="008F1142" w:rsidRDefault="00C85D64">
            <w:r>
              <w:t>D5 Yield and stability</w:t>
            </w:r>
          </w:p>
        </w:tc>
        <w:tc>
          <w:tcPr>
            <w:tcW w:w="2200" w:type="dxa"/>
            <w:tcBorders>
              <w:top w:val="single" w:sz="2" w:space="0" w:color="BFBFBF"/>
              <w:left w:val="single" w:sz="2" w:space="0" w:color="BFBFBF"/>
              <w:bottom w:val="single" w:sz="2" w:space="0" w:color="BFBFBF"/>
              <w:right w:val="single" w:sz="2" w:space="0" w:color="BFBFBF"/>
            </w:tcBorders>
          </w:tcPr>
          <w:p w14:paraId="06FAFADA" w14:textId="77777777" w:rsidR="008F1142" w:rsidRDefault="00C85D64">
            <w:r>
              <w:t xml:space="preserve">Report yields and </w:t>
            </w:r>
            <w:del w:id="1511" w:author="Language Editor" w:date="2026-09-27T12:00:00Z">
              <w:r>
                <w:delText xml:space="preserve">comparable multi-season variability</w:delText>
              </w:r>
            </w:del>
            <w:ins w:id="1512" w:author="Language Editor" w:date="2026-09-27T12:00:00Z">
              <w:r>
                <w:t xml:space="preserve">variability across comparable seasons</w:t>
              </w:r>
            </w:ins>
            <w:r>
              <w:t xml:space="preserve">.</w:t>
            </w:r>
          </w:p>
        </w:tc>
        <w:tc>
          <w:tcPr>
            <w:tcW w:w="2400" w:type="dxa"/>
            <w:tcBorders>
              <w:top w:val="single" w:sz="2" w:space="0" w:color="BFBFBF"/>
              <w:left w:val="single" w:sz="2" w:space="0" w:color="BFBFBF"/>
              <w:bottom w:val="single" w:sz="2" w:space="0" w:color="BFBFBF"/>
              <w:right w:val="single" w:sz="2" w:space="0" w:color="BFBFBF"/>
            </w:tcBorders>
          </w:tcPr>
          <w:p w14:paraId="6576401B" w14:textId="77777777" w:rsidR="008F1142" w:rsidRDefault="00C85D64">
            <w:r>
              <w:t>Relate yield differences to resources and management.</w:t>
            </w:r>
          </w:p>
        </w:tc>
        <w:tc>
          <w:tcPr>
            <w:tcW w:w="2301" w:type="dxa"/>
            <w:tcBorders>
              <w:top w:val="single" w:sz="2" w:space="0" w:color="BFBFBF"/>
              <w:left w:val="single" w:sz="2" w:space="0" w:color="BFBFBF"/>
              <w:bottom w:val="single" w:sz="2" w:space="0" w:color="BFBFBF"/>
              <w:right w:val="single" w:sz="2" w:space="0" w:color="BFBFBF"/>
            </w:tcBorders>
          </w:tcPr>
          <w:p w14:paraId="04862D85" w14:textId="77777777" w:rsidR="008F1142" w:rsidRDefault="00C85D64">
            <w:r>
              <w:t>Compare scenario yields and risks with a stated reference.</w:t>
            </w:r>
          </w:p>
        </w:tc>
      </w:tr>
      <w:tr w:rsidR="008F1142" w14:paraId="5C8ACF90" w14:textId="77777777">
        <w:trPr>
          <w:cantSplit/>
        </w:trPr>
        <w:tc>
          <w:tcPr>
            <w:tcW w:w="1899" w:type="dxa"/>
            <w:tcBorders>
              <w:top w:val="single" w:sz="2" w:space="0" w:color="BFBFBF"/>
              <w:left w:val="single" w:sz="2" w:space="0" w:color="BFBFBF"/>
              <w:bottom w:val="single" w:sz="2" w:space="0" w:color="BFBFBF"/>
              <w:right w:val="single" w:sz="2" w:space="0" w:color="BFBFBF"/>
            </w:tcBorders>
          </w:tcPr>
          <w:p w14:paraId="7CAF18BA" w14:textId="77777777" w:rsidR="008F1142" w:rsidRDefault="00C85D64">
            <w:r>
              <w:t>D6 Capacity and potential</w:t>
            </w:r>
          </w:p>
        </w:tc>
        <w:tc>
          <w:tcPr>
            <w:tcW w:w="2200" w:type="dxa"/>
            <w:tcBorders>
              <w:top w:val="single" w:sz="2" w:space="0" w:color="BFBFBF"/>
              <w:left w:val="single" w:sz="2" w:space="0" w:color="BFBFBF"/>
              <w:bottom w:val="single" w:sz="2" w:space="0" w:color="BFBFBF"/>
              <w:right w:val="single" w:sz="2" w:space="0" w:color="BFBFBF"/>
            </w:tcBorders>
          </w:tcPr>
          <w:p w14:paraId="64548D22" w14:textId="77777777" w:rsidR="008F1142" w:rsidRDefault="00C85D64">
            <w:r>
              <w:t xml:space="preserve">Summarize</w:t>
            </w:r>
            <w:ins w:id="1513" w:author="Language Editor" w:date="2026-09-27T12:00:00Z">
              <w:r>
                <w:t xml:space="preserve"> capacity-related</w:t>
              </w:r>
            </w:ins>
            <w:r>
              <w:t xml:space="preserve"> evidence and reference conditions.</w:t>
            </w:r>
          </w:p>
        </w:tc>
        <w:tc>
          <w:tcPr>
            <w:tcW w:w="2400" w:type="dxa"/>
            <w:tcBorders>
              <w:top w:val="single" w:sz="2" w:space="0" w:color="BFBFBF"/>
              <w:left w:val="single" w:sz="2" w:space="0" w:color="BFBFBF"/>
              <w:bottom w:val="single" w:sz="2" w:space="0" w:color="BFBFBF"/>
              <w:right w:val="single" w:sz="2" w:space="0" w:color="BFBFBF"/>
            </w:tcBorders>
          </w:tcPr>
          <w:p w14:paraId="1AB72B0B" w14:textId="77777777" w:rsidR="008F1142" w:rsidRDefault="00C85D64">
            <w:r>
              <w:t>Synthesize sustained capacity under specified conditions.</w:t>
            </w:r>
          </w:p>
        </w:tc>
        <w:tc>
          <w:tcPr>
            <w:tcW w:w="2301" w:type="dxa"/>
            <w:tcBorders>
              <w:top w:val="single" w:sz="2" w:space="0" w:color="BFBFBF"/>
              <w:left w:val="single" w:sz="2" w:space="0" w:color="BFBFBF"/>
              <w:bottom w:val="single" w:sz="2" w:space="0" w:color="BFBFBF"/>
              <w:right w:val="single" w:sz="2" w:space="0" w:color="BFBFBF"/>
            </w:tcBorders>
          </w:tcPr>
          <w:p w14:paraId="7FFB08BA" w14:textId="77777777" w:rsidR="008F1142" w:rsidRDefault="00C85D64">
            <w:r>
              <w:t>Assess feasible potential relative to an attainable reference.</w:t>
            </w:r>
          </w:p>
        </w:tc>
      </w:tr>
    </w:tbl>
    <w:p w14:paraId="5449BB3A" w14:textId="77777777" w:rsidR="008F1142" w:rsidRDefault="00C85D64">
      <w:pPr>
        <w:pStyle w:val="2"/>
        <w:keepNext/>
      </w:pPr>
      <w:r>
        <w:t>2.6 Knowledge integration and multimodal fusion</w:t>
      </w:r>
    </w:p>
    <w:p w14:paraId="2BA079D6" w14:textId="77777777" w:rsidR="008F1142" w:rsidRDefault="00C85D64">
      <w:pPr>
        <w:spacing w:after="160" w:line="300" w:lineRule="auto"/>
        <w:jc w:val="both"/>
      </w:pPr>
      <w:r>
        <w:t xml:space="preserve">Agricultural knowledge connects observations to assessment criteria and </w:t>
      </w:r>
      <w:del w:id="1514" w:author="Language Editor" w:date="2026-09-27T12:00:00Z">
        <w:r>
          <w:delText xml:space="preserve">possible interpretations. Each record retains</w:delText>
        </w:r>
      </w:del>
      <w:ins w:id="1515" w:author="Language Editor" w:date="2026-09-27T12:00:00Z">
        <w:r>
          <w:t xml:space="preserve">candidate interpretations. Each knowledge record keeps</w:t>
        </w:r>
      </w:ins>
      <w:r>
        <w:t xml:space="preserve"> its source, relevant crop or region, applicability conditions and exceptions. </w:t>
      </w:r>
      <w:del w:id="1516" w:author="Language Editor" w:date="2026-09-27T12:00:00Z">
        <w:r>
          <w:delText xml:space="preserve">For example, a statement about soil acidity</w:delText>
        </w:r>
      </w:del>
      <w:ins w:id="1517" w:author="Language Editor" w:date="2026-09-27T12:00:00Z">
        <w:r>
          <w:t xml:space="preserve">A statement on soil acidity, for instance,</w:t>
        </w:r>
      </w:ins>
      <w:r>
        <w:t xml:space="preserve"> may depend on crop requirements, soil properties and</w:t>
      </w:r>
      <w:del w:id="1518" w:author="Language Editor" w:date="2026-09-27T12:00:00Z">
        <w:r>
          <w:delText xml:space="preserve"> the</w:delText>
        </w:r>
      </w:del>
      <w:r>
        <w:t xml:space="preserve"> management context. Retrieval selects relevant literature, experimental descriptions or expert statements </w:t>
      </w:r>
      <w:r>
        <w:rPr>
          <w:rFonts w:eastAsia="宋体" w:hint="eastAsia"/>
        </w:rPr>
        <w:t xml:space="preserve">[</w:t>
      </w:r>
      <w:r>
        <w:t xml:space="preserve">21</w:t>
      </w:r>
      <w:r>
        <w:rPr>
          <w:rFonts w:eastAsia="宋体" w:hint="eastAsia"/>
        </w:rPr>
        <w:t xml:space="preserve">]</w:t>
      </w:r>
      <w:del w:id="1519" w:author="Language Editor" w:date="2026-09-27T12:00:00Z">
        <w:r>
          <w:delText xml:space="preserve">;</w:delText>
        </w:r>
      </w:del>
      <w:ins w:id="1520" w:author="Language Editor" w:date="2026-09-27T12:00:00Z">
        <w:r>
          <w:t xml:space="preserve">, and</w:t>
        </w:r>
      </w:ins>
      <w:r>
        <w:t xml:space="preserve"> an agricultural knowledge graph </w:t>
      </w:r>
      <w:del w:id="1521" w:author="Language Editor" w:date="2026-09-27T12:00:00Z">
        <w:r>
          <w:delText xml:space="preserve">is an optional organization method</w:delText>
        </w:r>
      </w:del>
      <w:ins w:id="1522" w:author="Language Editor" w:date="2026-09-27T12:00:00Z">
        <w:r>
          <w:t xml:space="preserve">offers one way to organize them</w:t>
        </w:r>
      </w:ins>
      <w:r>
        <w:t xml:space="preserve">. Source relevance and applicability </w:t>
      </w:r>
      <w:del w:id="1523" w:author="Language Editor" w:date="2026-09-27T12:00:00Z">
        <w:r>
          <w:delText xml:space="preserve">must be</w:delText>
        </w:r>
      </w:del>
      <w:ins w:id="1524" w:author="Language Editor" w:date="2026-09-27T12:00:00Z">
        <w:r>
          <w:t xml:space="preserve">are</w:t>
        </w:r>
      </w:ins>
      <w:r>
        <w:t xml:space="preserve"> checked separately. Knowledge retrieved for the language branch provides evaluation context</w:t>
      </w:r>
      <w:del w:id="1525" w:author="Language Editor" w:date="2026-09-27T12:00:00Z">
        <w:r>
          <w:delText xml:space="preserve">, while knowledge used as front-end supervision</w:delText>
        </w:r>
      </w:del>
      <w:ins w:id="1526" w:author="Language Editor" w:date="2026-09-27T12:00:00Z">
        <w:r>
          <w:t xml:space="preserve">; using knowledge to supervise the front end</w:t>
        </w:r>
      </w:ins>
      <w:r>
        <w:t xml:space="preserve"> would require a </w:t>
      </w:r>
      <w:del w:id="1527" w:author="Language Editor" w:date="2026-09-27T12:00:00Z">
        <w:r>
          <w:delText xml:space="preserve">distinct</w:delText>
        </w:r>
      </w:del>
      <w:ins w:id="1528" w:author="Language Editor" w:date="2026-09-27T12:00:00Z">
        <w:r>
          <w:t xml:space="preserve">separate</w:t>
        </w:r>
      </w:ins>
      <w:r>
        <w:t xml:space="preserve"> alignment objective.</w:t>
      </w:r>
    </w:p>
    <w:p w14:paraId="466ED172" w14:textId="77777777" w:rsidR="008F1142" w:rsidRDefault="00C85D64">
      <w:pPr>
        <w:spacing w:after="160" w:line="300" w:lineRule="auto"/>
        <w:jc w:val="both"/>
      </w:pPr>
      <w:r>
        <w:t xml:space="preserve">Reviewed annotations</w:t>
      </w:r>
      <w:del w:id="1529" w:author="Language Editor" w:date="2026-09-27T12:00:00Z">
        <w:r>
          <w:delText xml:space="preserve"> can</w:delText>
        </w:r>
      </w:del>
      <w:r>
        <w:t xml:space="preserve"> supervise training, whereas retrieved records supply</w:t>
      </w:r>
      <w:ins w:id="1530" w:author="Language Editor" w:date="2026-09-27T12:00:00Z">
        <w:r>
          <w:t xml:space="preserve"> the</w:t>
        </w:r>
      </w:ins>
      <w:r>
        <w:t xml:space="preserve"> information available at inference. A case-specific explanation or target yield </w:t>
      </w:r>
      <w:del w:id="1531" w:author="Language Editor" w:date="2026-09-27T12:00:00Z">
        <w:r>
          <w:delText xml:space="preserve">used</w:delText>
        </w:r>
      </w:del>
      <w:ins w:id="1532" w:author="Language Editor" w:date="2026-09-27T12:00:00Z">
        <w:r>
          <w:t xml:space="preserve">supplied</w:t>
        </w:r>
      </w:ins>
      <w:r>
        <w:t xml:space="preserve"> as input cannot also serve as an independent test answer</w:t>
      </w:r>
      <w:del w:id="1533" w:author="Language Editor" w:date="2026-09-27T12:00:00Z">
        <w:r>
          <w:delText xml:space="preserve">. Evaluation therefore</w:delText>
        </w:r>
      </w:del>
      <w:ins w:id="1534" w:author="Language Editor" w:date="2026-09-27T12:00:00Z">
        <w:r>
          <w:t xml:space="preserve">, so evaluation</w:t>
        </w:r>
      </w:ins>
      <w:r>
        <w:t xml:space="preserve"> excludes target-bearing records</w:t>
      </w:r>
      <w:ins w:id="1535" w:author="Language Editor" w:date="2026-09-27T12:00:00Z">
        <w:r>
          <w:t xml:space="preserve"> that would be</w:t>
        </w:r>
      </w:ins>
      <w:r>
        <w:t xml:space="preserve"> unavailable in the intended application. Expert knowledge may support a hypothesis or reveal an inconsistency, </w:t>
      </w:r>
      <w:del w:id="1536" w:author="Language Editor" w:date="2026-09-27T12:00:00Z">
        <w:r>
          <w:delText xml:space="preserve">but</w:delText>
        </w:r>
      </w:del>
      <w:ins w:id="1537" w:author="Language Editor" w:date="2026-09-27T12:00:00Z">
        <w:r>
          <w:t xml:space="preserve">yet</w:t>
        </w:r>
      </w:ins>
      <w:r>
        <w:t xml:space="preserve"> a general relationship does not </w:t>
      </w:r>
      <w:del w:id="1538" w:author="Language Editor" w:date="2026-09-27T12:00:00Z">
        <w:r>
          <w:delText xml:space="preserve">establish</w:delText>
        </w:r>
      </w:del>
      <w:ins w:id="1539" w:author="Language Editor" w:date="2026-09-27T12:00:00Z">
        <w:r>
          <w:t xml:space="preserve">identify</w:t>
        </w:r>
      </w:ins>
      <w:r>
        <w:t xml:space="preserve"> the cause operating in a particular field. Conflicting statements and their applicability conditions remain available for review.</w:t>
      </w:r>
    </w:p>
    <w:p w14:paraId="2465DFED" w14:textId="77777777" w:rsidR="008F1142" w:rsidRDefault="000F559C">
      <w:pPr>
        <w:spacing w:after="160" w:line="300" w:lineRule="auto"/>
        <w:jc w:val="both"/>
      </w:pPr>
      <m:oMath>
        <m:sSup>
          <m:sSupPr>
            <m:ctrlPr>
              <w:rPr>
                <w:rFonts w:ascii="Cambria Math" w:hAnsi="Cambria Math"/>
              </w:rPr>
            </m:ctrlPr>
          </m:sSupPr>
          <m:e/>
          <m:sup/>
        </m:sSup>
      </m:oMath>
      <w:r>
        <w:t xml:space="preserve">The</w:t>
      </w:r>
      <w:del w:id="1540" w:author="Language Editor" w:date="2026-09-27T12:00:00Z">
        <w:r>
          <w:delText xml:space="preserve"> proposed</w:delText>
        </w:r>
      </w:del>
      <w:r>
        <w:t xml:space="preserve"> fusion module uses spatial tokens as queries and encoded auxiliary observations as keys and values </w:t>
      </w:r>
      <w:r>
        <w:rPr>
          <w:rFonts w:eastAsia="宋体" w:hint="eastAsia"/>
        </w:rPr>
        <w:t xml:space="preserve">[</w:t>
      </w:r>
      <w:r>
        <w:t xml:space="preserve">26</w:t>
      </w:r>
      <w:r>
        <w:rPr>
          <w:rFonts w:eastAsia="宋体" w:hint="eastAsia"/>
        </w:rPr>
        <w:t xml:space="preserve">]</w:t>
      </w:r>
      <w:r>
        <w:t xml:space="preserve">. Shared spatial features are </w:t>
      </w:r>
      <w:del w:id="1541" w:author="Language Editor" w:date="2026-09-27T12:00:00Z">
        <w:r>
          <w:delText xml:space="preserve">written</w:delText>
        </w:r>
      </w:del>
      <w:ins w:id="1542" w:author="Language Editor" w:date="2026-09-27T12:00:00Z">
        <w:r>
          <w:t xml:space="preserve">denoted</w:t>
        </w:r>
      </w:ins>
      <w:r>
        <w:t xml:space="preserve"> </w:t>
      </w:r>
      <m:oMath>
        <m:r>
          <w:rPr>
            <w:rFonts w:ascii="Cambria Math" w:hAnsi="Cambria Math"/>
          </w:rPr>
          <m:t>H∈</m:t>
        </m:r>
        <m:sSup>
          <m:sSupPr>
            <m:ctrlPr>
              <w:rPr>
                <w:rFonts w:ascii="Cambria Math" w:hAnsi="Cambria Math"/>
              </w:rPr>
            </m:ctrlPr>
          </m:sSupPr>
          <m:e>
            <m:r>
              <m:rPr>
                <m:scr m:val="double-struck"/>
              </m:rPr>
              <w:rPr>
                <w:rFonts w:ascii="Cambria Math" w:hAnsi="Cambria Math"/>
              </w:rPr>
              <m:t>R</m:t>
            </m:r>
          </m:e>
          <m:sup>
            <m:r>
              <w:rPr>
                <w:rFonts w:ascii="Cambria Math" w:hAnsi="Cambria Math"/>
              </w:rPr>
              <m:t>N×d</m:t>
            </m:r>
          </m:sup>
        </m:sSup>
      </m:oMath>
      <w:r>
        <w:t xml:space="preserve">, where N = h × w indexes the retained spatial grid and d = d_g is </w:t>
      </w:r>
      <w:del w:id="1543" w:author="Language Editor" w:date="2026-09-27T12:00:00Z">
        <w:r>
          <w:delText xml:space="preserve">its</w:delText>
        </w:r>
      </w:del>
      <w:ins w:id="1544" w:author="Language Editor" w:date="2026-09-27T12:00:00Z">
        <w:r>
          <w:t xml:space="preserve">the</w:t>
        </w:r>
      </w:ins>
      <w:r>
        <w:t xml:space="preserve"> feature width. Auxiliary tokens have their own count N_m and are projected to </w:t>
      </w:r>
      <w:ins w:id="1545" w:author="Language Editor" w:date="2026-09-27T12:00:00Z">
        <w:r>
          <w:t xml:space="preserve">width </w:t>
        </w:r>
      </w:ins>
      <w:r>
        <w:t xml:space="preserve">d before fusion</w:t>
      </w:r>
      <w:del w:id="1546" w:author="Language Editor" w:date="2026-09-27T12:00:00Z">
        <w:r>
          <w:delText xml:space="preserve">. Position</w:delText>
        </w:r>
      </w:del>
      <w:ins w:id="1547" w:author="Language Editor" w:date="2026-09-27T12:00:00Z">
        <w:r>
          <w:t xml:space="preserve">, carrying position</w:t>
        </w:r>
      </w:ins>
      <w:r>
        <w:t xml:space="preserve">, observation time, scale and input type</w:t>
      </w:r>
      <w:del w:id="1548" w:author="Language Editor" w:date="2026-09-27T12:00:00Z">
        <w:r>
          <w:delText xml:space="preserve"> accompany the features</w:delText>
        </w:r>
      </w:del>
      <w:r>
        <w:t xml:space="preserve">. Validity and support constraints determine which auxiliary records may inform each spatial position; region-wide weather</w:t>
      </w:r>
      <w:del w:id="1549" w:author="Language Editor" w:date="2026-09-27T12:00:00Z">
        <w:r>
          <w:delText xml:space="preserve"> can legitimately support</w:delText>
        </w:r>
      </w:del>
      <w:ins w:id="1550" w:author="Language Editor" w:date="2026-09-27T12:00:00Z">
        <w:r>
          <w:t xml:space="preserve">, for example, can legitimately inform</w:t>
        </w:r>
      </w:ins>
      <w:r>
        <w:t xml:space="preserve"> several positions. A pre-normalized block applies cross-attention, spatial self-attention and a feed-forward sublayer, each </w:t>
      </w:r>
      <w:del w:id="1551" w:author="Language Editor" w:date="2026-09-27T12:00:00Z">
        <w:r>
          <w:delText xml:space="preserve">with</w:delText>
        </w:r>
      </w:del>
      <w:ins w:id="1552" w:author="Language Editor" w:date="2026-09-27T12:00:00Z">
        <w:r>
          <w:t xml:space="preserve">wrapped in</w:t>
        </w:r>
      </w:ins>
      <w:r>
        <w:t xml:space="preserve"> a residual connection</w:t>
      </w:r>
      <w:del w:id="1553" w:author="Language Editor" w:date="2026-09-27T12:00:00Z">
        <w:r>
          <w:delText xml:space="preserve"> from its own input</w:delText>
        </w:r>
      </w:del>
      <w:r>
        <w:t xml:space="preserve"> (Fig. 3b). Fusion preserves </w:t>
      </w:r>
      <w:del w:id="1554" w:author="Language Editor" w:date="2026-09-27T12:00:00Z">
        <w:r>
          <w:delText xml:space="preserve">N × d; an all-</w:delText>
        </w:r>
      </w:del>
      <w:ins w:id="1555" w:author="Language Editor" w:date="2026-09-27T12:00:00Z">
        <w:r>
          <w:t xml:space="preserve">the N × d shape, and an entirely </w:t>
        </w:r>
      </w:ins>
      <w:r>
        <w:t xml:space="preserve">missing auxiliary input </w:t>
      </w:r>
      <w:del w:id="1556" w:author="Language Editor" w:date="2026-09-27T12:00:00Z">
        <w:r>
          <w:delText xml:space="preserve">produces</w:delText>
        </w:r>
      </w:del>
      <w:ins w:id="1557" w:author="Language Editor" w:date="2026-09-27T12:00:00Z">
        <w:r>
          <w:t xml:space="preserve">yields</w:t>
        </w:r>
      </w:ins>
      <w:r>
        <w:t xml:space="preserve"> a zero attention update </w:t>
      </w:r>
      <w:del w:id="1558" w:author="Language Editor" w:date="2026-09-27T12:00:00Z">
        <w:r>
          <w:delText xml:space="preserve">rather than</w:delText>
        </w:r>
      </w:del>
      <w:ins w:id="1559" w:author="Language Editor" w:date="2026-09-27T12:00:00Z">
        <w:r>
          <w:t xml:space="preserve">instead of</w:t>
        </w:r>
      </w:ins>
      <w:r>
        <w:t xml:space="preserve"> an undefined softmax. Attention weights are not </w:t>
      </w:r>
      <w:del w:id="1560" w:author="Language Editor" w:date="2026-09-27T12:00:00Z">
        <w:r>
          <w:delText xml:space="preserve">treated</w:delText>
        </w:r>
      </w:del>
      <w:ins w:id="1561" w:author="Language Editor" w:date="2026-09-27T12:00:00Z">
        <w:r>
          <w:t xml:space="preserve">interpreted</w:t>
        </w:r>
      </w:ins>
      <w:r>
        <w:t xml:space="preserve"> as agronomic explanations.</w:t>
      </w:r>
    </w:p>
    <w:p w14:paraId="734C54F2" w14:textId="77777777" w:rsidR="008F1142" w:rsidRDefault="00C85D64">
      <w:pPr>
        <w:spacing w:after="160" w:line="300" w:lineRule="auto"/>
        <w:jc w:val="both"/>
      </w:pPr>
      <w:r>
        <w:t xml:space="preserve">The uncompressed spatial features feed two prediction routes. A spatial decoder combines them with multiscale skip features to recover </w:t>
      </w:r>
      <w:del w:id="1562" w:author="Language Editor" w:date="2026-09-27T12:00:00Z">
        <w:r>
          <w:delText xml:space="preserve">supported map outputs</w:delText>
        </w:r>
      </w:del>
      <w:ins w:id="1563" w:author="Language Editor" w:date="2026-09-27T12:00:00Z">
        <w:r>
          <w:t xml:space="preserve">map outputs at supported resolutions</w:t>
        </w:r>
      </w:ins>
      <w:r>
        <w:t xml:space="preserve">. For parcel-level tasks, nonnegative overlap weights pool the features within each parcel</w:t>
      </w:r>
      <w:del w:id="1564" w:author="Language Editor" w:date="2026-09-27T12:00:00Z">
        <w:r>
          <w:delText xml:space="preserve"> before</w:delText>
        </w:r>
      </w:del>
      <w:ins w:id="1565" w:author="Language Editor" w:date="2026-09-27T12:00:00Z">
        <w:r>
          <w:t xml:space="preserve">, and</w:t>
        </w:r>
      </w:ins>
      <w:r>
        <w:t xml:space="preserve"> a prediction head</w:t>
      </w:r>
      <w:ins w:id="1566" w:author="Language Editor" w:date="2026-09-27T12:00:00Z">
        <w:r>
          <w:t xml:space="preserve"> then</w:t>
        </w:r>
      </w:ins>
      <w:r>
        <w:t xml:space="preserve"> estimates the target attributes. </w:t>
      </w:r>
      <w:del w:id="1567" w:author="Language Editor" w:date="2026-09-27T12:00:00Z">
        <w:r>
          <w:delText xml:space="preserve">Empty</w:delText>
        </w:r>
      </w:del>
      <w:ins w:id="1568" w:author="Language Editor" w:date="2026-09-27T12:00:00Z">
        <w:r>
          <w:t xml:space="preserve">Parcels with empty</w:t>
        </w:r>
      </w:ins>
      <w:r>
        <w:t xml:space="preserve"> or invalid spatial support </w:t>
      </w:r>
      <w:del w:id="1569" w:author="Language Editor" w:date="2026-09-27T12:00:00Z">
        <w:r>
          <w:delText xml:space="preserve">is flagged rather than converted to a numerical prediction. Coarse</w:delText>
        </w:r>
      </w:del>
      <w:ins w:id="1570" w:author="Language Editor" w:date="2026-09-27T12:00:00Z">
        <w:r>
          <w:t xml:space="preserve">are flagged and receive no numerical prediction. Because coarse</w:t>
        </w:r>
      </w:ins>
      <w:r>
        <w:t xml:space="preserve"> features can mix small parcels, </w:t>
      </w:r>
      <w:del w:id="1571" w:author="Language Editor" w:date="2026-09-27T12:00:00Z">
        <w:r>
          <w:delText xml:space="preserve">so pooling does not by itself establish fine-scale localization</w:delText>
        </w:r>
      </w:del>
      <w:ins w:id="1572" w:author="Language Editor" w:date="2026-09-27T12:00:00Z">
        <w:r>
          <w:t xml:space="preserve">pooled predictions are interpreted at the resolution that the features support</w:t>
        </w:r>
      </w:ins>
      <w:r>
        <w:t xml:space="preserve">. Predicted boundaries and attributes </w:t>
      </w:r>
      <w:del w:id="1573" w:author="Language Editor" w:date="2026-09-27T12:00:00Z">
        <w:r>
          <w:delText xml:space="preserve">retain their</w:delText>
        </w:r>
      </w:del>
      <w:ins w:id="1574" w:author="Language Editor" w:date="2026-09-27T12:00:00Z">
        <w:r>
          <w:t xml:space="preserve">carry</w:t>
        </w:r>
      </w:ins>
      <w:r>
        <w:t xml:space="preserve"> model provenance and </w:t>
      </w:r>
      <w:del w:id="1575" w:author="Language Editor" w:date="2026-09-27T12:00:00Z">
        <w:r>
          <w:delText xml:space="preserve">must be distinguished</w:delText>
        </w:r>
      </w:del>
      <w:ins w:id="1576" w:author="Language Editor" w:date="2026-09-27T12:00:00Z">
        <w:r>
          <w:t xml:space="preserve">are kept distinct</w:t>
        </w:r>
      </w:ins>
      <w:r>
        <w:t xml:space="preserve"> from field observations.</w:t>
      </w:r>
    </w:p>
    <w:p w14:paraId="5263BD8D" w14:textId="77777777" w:rsidR="008F1142" w:rsidRDefault="00C85D64">
      <w:pPr>
        <w:pStyle w:val="2"/>
        <w:keepNext/>
      </w:pPr>
      <w:r>
        <w:t>2.7 Mapping, language interfaces and integrated assessment</w:t>
      </w:r>
    </w:p>
    <w:p w14:paraId="576BAAF4" w14:textId="77777777" w:rsidR="008F1142" w:rsidRDefault="00C85D64">
      <w:pPr>
        <w:pStyle w:val="2"/>
        <w:keepNext/>
        <w:jc w:val="both"/>
        <w:rPr>
          <w:b w:val="0"/>
          <w:bCs w:val="0"/>
        </w:rPr>
      </w:pPr>
      <w:r>
        <w:rPr>
          <w:b w:val="0"/>
          <w:bCs w:val="0"/>
        </w:rPr>
        <w:t xml:space="preserve">The vision-language branch reuses the shared geospatial front end</w:t>
      </w:r>
      <w:del w:id="1577" w:author="Language Editor" w:date="2026-09-27T12:00:00Z">
        <w:r>
          <w:rPr>
            <w:b w:val="0"/>
            <w:bCs w:val="0"/>
          </w:rPr>
          <w:delText xml:space="preserve">. It does not introduce an additional</w:delText>
        </w:r>
      </w:del>
      <w:ins w:id="1578" w:author="Language Editor" w:date="2026-09-27T12:00:00Z">
        <w:r>
          <w:rPr>
            <w:b w:val="0"/>
            <w:bCs w:val="0"/>
          </w:rPr>
          <w:t xml:space="preserve"> instead of adding an</w:t>
        </w:r>
      </w:ins>
      <w:r>
        <w:rPr>
          <w:b w:val="0"/>
          <w:bCs w:val="0"/>
        </w:rPr>
        <w:t xml:space="preserve"> RGB encoder. A set of K learned queries attends to H </w:t>
      </w:r>
      <w:del w:id="1579" w:author="Language Editor" w:date="2026-09-27T12:00:00Z">
        <w:r>
          <w:rPr>
            <w:b w:val="0"/>
            <w:bCs w:val="0"/>
          </w:rPr>
          <w:delText xml:space="preserve">to produce</w:delText>
        </w:r>
      </w:del>
      <w:ins w:id="1580" w:author="Language Editor" w:date="2026-09-27T12:00:00Z">
        <w:r>
          <w:rPr>
            <w:b w:val="0"/>
            <w:bCs w:val="0"/>
          </w:rPr>
          <w:t xml:space="preserve">and produces</w:t>
        </w:r>
      </w:ins>
      <w:r>
        <w:rPr>
          <w:b w:val="0"/>
          <w:bCs w:val="0"/>
        </w:rPr>
        <w:t xml:space="preserve"> K feature vectors of width d_g</w:t>
      </w:r>
      <w:del w:id="1581" w:author="Language Editor" w:date="2026-09-27T12:00:00Z">
        <w:r>
          <w:rPr>
            <w:b w:val="0"/>
            <w:bCs w:val="0"/>
          </w:rPr>
          <w:delText xml:space="preserve">. A</w:delText>
        </w:r>
      </w:del>
      <w:ins w:id="1582" w:author="Language Editor" w:date="2026-09-27T12:00:00Z">
        <w:r>
          <w:rPr>
            <w:b w:val="0"/>
            <w:bCs w:val="0"/>
          </w:rPr>
          <w:t xml:space="preserve">, which a</w:t>
        </w:r>
      </w:ins>
      <w:r>
        <w:rPr>
          <w:b w:val="0"/>
          <w:bCs w:val="0"/>
        </w:rPr>
        <w:t xml:space="preserve"> trainable projector maps </w:t>
      </w:r>
      <w:del w:id="1583" w:author="Language Editor" w:date="2026-09-27T12:00:00Z">
        <w:r>
          <w:rPr>
            <w:b w:val="0"/>
            <w:bCs w:val="0"/>
          </w:rPr>
          <w:delText xml:space="preserve">these vectors to</w:delText>
        </w:r>
      </w:del>
      <w:ins w:id="1584" w:author="Language Editor" w:date="2026-09-27T12:00:00Z">
        <w:r>
          <w:rPr>
            <w:b w:val="0"/>
            <w:bCs w:val="0"/>
          </w:rPr>
          <w:t xml:space="preserve">to the</w:t>
        </w:r>
      </w:ins>
      <w:r>
        <w:rPr>
          <w:b w:val="0"/>
          <w:bCs w:val="0"/>
        </w:rPr>
        <w:t xml:space="preserve"> language-model width d_l, following </w:t>
      </w:r>
      <w:del w:id="1585" w:author="Language Editor" w:date="2026-09-27T12:00:00Z">
        <w:r>
          <w:rPr>
            <w:b w:val="0"/>
            <w:bCs w:val="0"/>
          </w:rPr>
          <w:delText xml:space="preserve">the general principle of query-based visual</w:delText>
        </w:r>
      </w:del>
      <w:ins w:id="1586" w:author="Language Editor" w:date="2026-09-27T12:00:00Z">
        <w:r>
          <w:rPr>
            <w:b w:val="0"/>
            <w:bCs w:val="0"/>
          </w:rPr>
          <w:t xml:space="preserve">query-based vision</w:t>
        </w:r>
      </w:ins>
      <w:r>
        <w:rPr>
          <w:b w:val="0"/>
          <w:bCs w:val="0"/>
        </w:rPr>
        <w:t xml:space="preserve">-language bridging </w:t>
      </w:r>
      <w:r>
        <w:rPr>
          <w:rFonts w:eastAsia="宋体" w:hint="eastAsia"/>
          <w:b w:val="0"/>
          <w:bCs w:val="0"/>
        </w:rPr>
        <w:t xml:space="preserve">[</w:t>
      </w:r>
      <w:r>
        <w:rPr>
          <w:b w:val="0"/>
          <w:bCs w:val="0"/>
        </w:rPr>
        <w:t xml:space="preserve">14</w:t>
      </w:r>
      <w:r>
        <w:rPr>
          <w:rFonts w:eastAsia="宋体" w:hint="eastAsia"/>
          <w:b w:val="0"/>
          <w:bCs w:val="0"/>
        </w:rPr>
        <w:t xml:space="preserve">]</w:t>
      </w:r>
      <w:r>
        <w:rPr>
          <w:b w:val="0"/>
          <w:bCs w:val="0"/>
        </w:rPr>
        <w:t xml:space="preserve">. The </w:t>
      </w:r>
      <w:del w:id="1587" w:author="Language Editor" w:date="2026-09-27T12:00:00Z">
        <w:r>
          <w:rPr>
            <w:b w:val="0"/>
            <w:bCs w:val="0"/>
          </w:rPr>
          <w:delText xml:space="preserve">proposed interface is therefore</w:delText>
        </w:r>
      </w:del>
      <w:ins w:id="1588" w:author="Language Editor" w:date="2026-09-27T12:00:00Z">
        <w:r>
          <w:rPr>
            <w:b w:val="0"/>
            <w:bCs w:val="0"/>
          </w:rPr>
          <w:t xml:space="preserve">interface is thus</w:t>
        </w:r>
      </w:ins>
      <w:r>
        <w:rPr>
          <w:b w:val="0"/>
          <w:bCs w:val="0"/>
        </w:rPr>
        <w:t xml:space="preserve"> H: N × d_g → Z: K × d_g → V: K × d_l</w:t>
      </w:r>
      <w:del w:id="1589" w:author="Language Editor" w:date="2026-09-27T12:00:00Z">
        <w:r>
          <w:rPr>
            <w:b w:val="0"/>
            <w:bCs w:val="0"/>
          </w:rPr>
          <w:delText xml:space="preserve">, with the </w:delText>
        </w:r>
      </w:del>
      <w:ins w:id="1590" w:author="Language Editor" w:date="2026-09-27T12:00:00Z">
        <w:r>
          <w:rPr>
            <w:b w:val="0"/>
            <w:bCs w:val="0"/>
          </w:rPr>
          <w:t xml:space="preserve"> (</w:t>
        </w:r>
      </w:ins>
      <w:r>
        <w:rPr>
          <w:b w:val="0"/>
          <w:bCs w:val="0"/>
        </w:rPr>
        <w:t xml:space="preserve">batch axis omitted</w:t>
      </w:r>
      <w:del w:id="1591" w:author="Language Editor" w:date="2026-09-27T12:00:00Z">
        <w:r>
          <w:rPr>
            <w:b w:val="0"/>
            <w:bCs w:val="0"/>
          </w:rPr>
          <w:delText xml:space="preserve">. K is</w:delText>
        </w:r>
      </w:del>
      <w:ins w:id="1592" w:author="Language Editor" w:date="2026-09-27T12:00:00Z">
        <w:r>
          <w:rPr>
            <w:b w:val="0"/>
            <w:bCs w:val="0"/>
          </w:rPr>
          <w:t xml:space="preserve">). K sets</w:t>
        </w:r>
      </w:ins>
      <w:r>
        <w:rPr>
          <w:b w:val="0"/>
          <w:bCs w:val="0"/>
        </w:rPr>
        <w:t xml:space="preserve"> a compression budget</w:t>
      </w:r>
      <w:del w:id="1593" w:author="Language Editor" w:date="2026-09-27T12:00:00Z">
        <w:r>
          <w:rPr>
            <w:b w:val="0"/>
            <w:bCs w:val="0"/>
          </w:rPr>
          <w:delText xml:space="preserve">, not a count</w:delText>
        </w:r>
      </w:del>
      <w:ins w:id="1594" w:author="Language Editor" w:date="2026-09-27T12:00:00Z">
        <w:r>
          <w:rPr>
            <w:b w:val="0"/>
            <w:bCs w:val="0"/>
          </w:rPr>
          <w:t xml:space="preserve"> and does not correspond to a number</w:t>
        </w:r>
      </w:ins>
      <w:r>
        <w:rPr>
          <w:b w:val="0"/>
          <w:bCs w:val="0"/>
        </w:rPr>
        <w:t xml:space="preserve"> of parcels or agricultural variables. Dense mapping continues to </w:t>
      </w:r>
      <w:del w:id="1595" w:author="Language Editor" w:date="2026-09-27T12:00:00Z">
        <w:r>
          <w:rPr>
            <w:b w:val="0"/>
            <w:bCs w:val="0"/>
          </w:rPr>
          <w:delText xml:space="preserve">use</w:delText>
        </w:r>
      </w:del>
      <w:ins w:id="1596" w:author="Language Editor" w:date="2026-09-27T12:00:00Z">
        <w:r>
          <w:rPr>
            <w:b w:val="0"/>
            <w:bCs w:val="0"/>
          </w:rPr>
          <w:t xml:space="preserve">operate on</w:t>
        </w:r>
      </w:ins>
      <w:r>
        <w:rPr>
          <w:b w:val="0"/>
          <w:bCs w:val="0"/>
        </w:rPr>
        <w:t xml:space="preserve"> H before compression.</w:t>
      </w:r>
    </w:p>
    <w:p w14:paraId="588A3F96" w14:textId="77777777" w:rsidR="008F1142" w:rsidRDefault="00C85D64">
      <w:pPr>
        <w:pStyle w:val="2"/>
        <w:keepNext/>
        <w:jc w:val="both"/>
        <w:rPr>
          <w:b w:val="0"/>
          <w:bCs w:val="0"/>
        </w:rPr>
      </w:pPr>
      <w:del w:id="1597" w:author="Language Editor" w:date="2026-09-27T12:00:00Z">
        <w:r>
          <w:rPr>
            <w:b w:val="0"/>
            <w:bCs w:val="0"/>
          </w:rPr>
          <w:delText xml:space="preserve">Projected features provide continuous spatial context to</w:delText>
        </w:r>
      </w:del>
      <w:ins w:id="1598" w:author="Language Editor" w:date="2026-09-27T12:00:00Z">
        <w:r>
          <w:rPr>
            <w:b w:val="0"/>
            <w:bCs w:val="0"/>
          </w:rPr>
          <w:t xml:space="preserve">The projected features give</w:t>
        </w:r>
      </w:ins>
      <w:r>
        <w:rPr>
          <w:b w:val="0"/>
          <w:bCs w:val="0"/>
        </w:rPr>
        <w:t xml:space="preserve"> a pretrained language decoder</w:t>
      </w:r>
      <w:ins w:id="1599" w:author="Language Editor" w:date="2026-09-27T12:00:00Z">
        <w:r>
          <w:rPr>
            <w:b w:val="0"/>
            <w:bCs w:val="0"/>
          </w:rPr>
          <w:t xml:space="preserve"> continuous spatial context</w:t>
        </w:r>
      </w:ins>
      <w:r>
        <w:rPr>
          <w:b w:val="0"/>
          <w:bCs w:val="0"/>
        </w:rPr>
        <w:t xml:space="preserve">. A separate text path </w:t>
      </w:r>
      <w:del w:id="1600" w:author="Language Editor" w:date="2026-09-27T12:00:00Z">
        <w:r>
          <w:rPr>
            <w:b w:val="0"/>
            <w:bCs w:val="0"/>
          </w:rPr>
          <w:delText xml:space="preserve">contains</w:delText>
        </w:r>
      </w:del>
      <w:ins w:id="1601" w:author="Language Editor" w:date="2026-09-27T12:00:00Z">
        <w:r>
          <w:rPr>
            <w:b w:val="0"/>
            <w:bCs w:val="0"/>
          </w:rPr>
          <w:t xml:space="preserve">carries</w:t>
        </w:r>
      </w:ins>
      <w:r>
        <w:rPr>
          <w:b w:val="0"/>
          <w:bCs w:val="0"/>
        </w:rPr>
        <w:t xml:space="preserve"> the question, assessment criteria, applicable knowledge and serialized evidence records. After text embedding, its U vectors have width d_l</w:t>
      </w:r>
      <w:del w:id="1602" w:author="Language Editor" w:date="2026-09-27T12:00:00Z">
        <w:r>
          <w:rPr>
            <w:b w:val="0"/>
            <w:bCs w:val="0"/>
          </w:rPr>
          <w:delText xml:space="preserve">; the proposed prefix has</w:delText>
        </w:r>
      </w:del>
      <w:ins w:id="1603" w:author="Language Editor" w:date="2026-09-27T12:00:00Z">
        <w:r>
          <w:rPr>
            <w:b w:val="0"/>
            <w:bCs w:val="0"/>
          </w:rPr>
          <w:t xml:space="preserve">, so the prefix contains</w:t>
        </w:r>
      </w:ins>
      <w:r>
        <w:rPr>
          <w:b w:val="0"/>
          <w:bCs w:val="0"/>
        </w:rPr>
        <w:t xml:space="preserve"> (K + U) × d_l components before generated tokens are appended. </w:t>
      </w:r>
      <w:del w:id="1604" w:author="Language Editor" w:date="2026-09-27T12:00:00Z">
        <w:r>
          <w:rPr>
            <w:b w:val="0"/>
            <w:bCs w:val="0"/>
          </w:rPr>
          <w:delText xml:space="preserve">Records preserve</w:delText>
        </w:r>
      </w:del>
      <w:ins w:id="1605" w:author="Language Editor" w:date="2026-09-27T12:00:00Z">
        <w:r>
          <w:rPr>
            <w:b w:val="0"/>
            <w:bCs w:val="0"/>
          </w:rPr>
          <w:t xml:space="preserve">Each record preserves</w:t>
        </w:r>
      </w:ins>
      <w:r>
        <w:rPr>
          <w:b w:val="0"/>
          <w:bCs w:val="0"/>
        </w:rPr>
        <w:t xml:space="preserve"> object and time identifiers, values, units, sources, quality and </w:t>
      </w:r>
      <w:del w:id="1606" w:author="Language Editor" w:date="2026-09-27T12:00:00Z">
        <w:r>
          <w:rPr>
            <w:b w:val="0"/>
            <w:bCs w:val="0"/>
          </w:rPr>
          <w:delText xml:space="preserve">an observed/predicted distinction. The</w:delText>
        </w:r>
      </w:del>
      <w:ins w:id="1607" w:author="Language Editor" w:date="2026-09-27T12:00:00Z">
        <w:r>
          <w:rPr>
            <w:b w:val="0"/>
            <w:bCs w:val="0"/>
          </w:rPr>
          <w:t xml:space="preserve">whether the value is observed or predicted. Cross-modal training of the</w:t>
        </w:r>
      </w:ins>
      <w:r>
        <w:rPr>
          <w:b w:val="0"/>
          <w:bCs w:val="0"/>
        </w:rPr>
        <w:t xml:space="preserve"> decoder and adapter </w:t>
      </w:r>
      <w:del w:id="1608" w:author="Language Editor" w:date="2026-09-27T12:00:00Z">
        <w:r>
          <w:rPr>
            <w:b w:val="0"/>
            <w:bCs w:val="0"/>
          </w:rPr>
          <w:delText xml:space="preserve">require cross-modal training</w:delText>
        </w:r>
      </w:del>
      <w:ins w:id="1609" w:author="Language Editor" w:date="2026-09-27T12:00:00Z">
        <w:r>
          <w:rPr>
            <w:b w:val="0"/>
            <w:bCs w:val="0"/>
          </w:rPr>
          <w:t xml:space="preserve">teaches the model</w:t>
        </w:r>
      </w:ins>
      <w:r>
        <w:rPr>
          <w:b w:val="0"/>
          <w:bCs w:val="0"/>
        </w:rPr>
        <w:t xml:space="preserve"> to use this information</w:t>
      </w:r>
      <w:del w:id="1610" w:author="Language Editor" w:date="2026-09-27T12:00:00Z">
        <w:r>
          <w:rPr>
            <w:b w:val="0"/>
            <w:bCs w:val="0"/>
          </w:rPr>
          <w:delText xml:space="preserve">. This</w:delText>
        </w:r>
      </w:del>
      <w:ins w:id="1611" w:author="Language Editor" w:date="2026-09-27T12:00:00Z">
        <w:r>
          <w:rPr>
            <w:b w:val="0"/>
            <w:bCs w:val="0"/>
          </w:rPr>
          <w:t xml:space="preserve">, and this</w:t>
        </w:r>
      </w:ins>
      <w:r>
        <w:rPr>
          <w:b w:val="0"/>
          <w:bCs w:val="0"/>
        </w:rPr>
        <w:t xml:space="preserve"> shared-encoder arrangement defines the </w:t>
      </w:r>
      <w:del w:id="1612" w:author="Language Editor" w:date="2026-09-27T12:00:00Z">
        <w:r>
          <w:rPr>
            <w:b w:val="0"/>
            <w:bCs w:val="0"/>
          </w:rPr>
          <w:delText xml:space="preserve">proposed VLM functionality without asserting that an untrained connector already provides agricultural reasoning</w:delText>
        </w:r>
      </w:del>
      <w:ins w:id="1613" w:author="Language Editor" w:date="2026-09-27T12:00:00Z">
        <w:r>
          <w:rPr>
            <w:b w:val="0"/>
            <w:bCs w:val="0"/>
          </w:rPr>
          <w:t xml:space="preserve">VLM function of CroplandGPT</w:t>
        </w:r>
      </w:ins>
      <w:r>
        <w:rPr>
          <w:b w:val="0"/>
          <w:bCs w:val="0"/>
        </w:rPr>
        <w:t xml:space="preserve">.</w:t>
      </w:r>
    </w:p>
    <w:p w14:paraId="4AB63B61" w14:textId="77777777" w:rsidR="008F1142" w:rsidRDefault="00C85D64">
      <w:pPr>
        <w:spacing w:after="160" w:line="300" w:lineRule="auto"/>
        <w:jc w:val="both"/>
      </w:pPr>
      <w:r>
        <w:t xml:space="preserve">A query </w:t>
      </w:r>
      <w:del w:id="1614" w:author="Language Editor" w:date="2026-09-27T12:00:00Z">
        <w:r>
          <w:delText xml:space="preserve">defines</w:delText>
        </w:r>
      </w:del>
      <w:ins w:id="1615" w:author="Language Editor" w:date="2026-09-27T12:00:00Z">
        <w:r>
          <w:t xml:space="preserve">specifies</w:t>
        </w:r>
      </w:ins>
      <w:r>
        <w:t xml:space="preserve"> the object, period, agricultural objective and requested judgment. Spatial decoding produces </w:t>
      </w:r>
      <w:del w:id="1616" w:author="Language Editor" w:date="2026-09-27T12:00:00Z">
        <w:r>
          <w:delText xml:space="preserve">supported element maps, while</w:delText>
        </w:r>
      </w:del>
      <w:ins w:id="1617" w:author="Language Editor" w:date="2026-09-27T12:00:00Z">
        <w:r>
          <w:t xml:space="preserve">element maps at supported resolutions, and</w:t>
        </w:r>
      </w:ins>
      <w:r>
        <w:t xml:space="preserve"> masked parcel pooling </w:t>
      </w:r>
      <w:del w:id="1618" w:author="Language Editor" w:date="2026-09-27T12:00:00Z">
        <w:r>
          <w:delText xml:space="preserve">and task heads produce</w:delText>
        </w:r>
      </w:del>
      <w:ins w:id="1619" w:author="Language Editor" w:date="2026-09-27T12:00:00Z">
        <w:r>
          <w:t xml:space="preserve">with task heads produces</w:t>
        </w:r>
      </w:ins>
      <w:r>
        <w:t xml:space="preserve"> field attributes or numerical estimates</w:t>
      </w:r>
      <w:del w:id="1620" w:author="Language Editor" w:date="2026-09-27T12:00:00Z">
        <w:r>
          <w:delText xml:space="preserve">. These outputs</w:delText>
        </w:r>
      </w:del>
      <w:ins w:id="1621" w:author="Language Editor" w:date="2026-09-27T12:00:00Z">
        <w:r>
          <w:t xml:space="preserve">, which</w:t>
        </w:r>
      </w:ins>
      <w:r>
        <w:t xml:space="preserve"> remain distinct from observations. Assessment combines</w:t>
      </w:r>
      <w:del w:id="1622" w:author="Language Editor" w:date="2026-09-27T12:00:00Z">
        <w:r>
          <w:delText xml:space="preserve"> the</w:delText>
        </w:r>
      </w:del>
      <w:r>
        <w:t xml:space="preserve"> spatial context with explicit evidence and applicable criteria</w:t>
      </w:r>
      <w:del w:id="1623" w:author="Language Editor" w:date="2026-09-27T12:00:00Z">
        <w:r>
          <w:delText xml:space="preserve">;</w:delText>
        </w:r>
      </w:del>
      <w:ins w:id="1624" w:author="Language Editor" w:date="2026-09-27T12:00:00Z">
        <w:r>
          <w:t xml:space="preserve">, and</w:t>
        </w:r>
      </w:ins>
      <w:r>
        <w:t xml:space="preserve"> management support additionally considers available resources and action constraints. Responses contain structured variables, explanations and</w:t>
      </w:r>
      <w:del w:id="1625" w:author="Language Editor" w:date="2026-09-27T12:00:00Z">
        <w:r>
          <w:delText xml:space="preserve"> spatial outputs where justified. Each statement retains</w:delText>
        </w:r>
      </w:del>
      <w:ins w:id="1626" w:author="Language Editor" w:date="2026-09-27T12:00:00Z">
        <w:r>
          <w:t xml:space="preserve">, where justified, spatial outputs, and each statement carries</w:t>
        </w:r>
      </w:ins>
      <w:r>
        <w:t xml:space="preserve"> its scope and sources. Value, unit and date checks test internal consistency, </w:t>
      </w:r>
      <w:del w:id="1627" w:author="Language Editor" w:date="2026-09-27T12:00:00Z">
        <w:r>
          <w:delText xml:space="preserve">while</w:delText>
        </w:r>
      </w:del>
      <w:ins w:id="1628" w:author="Language Editor" w:date="2026-09-27T12:00:00Z">
        <w:r>
          <w:t xml:space="preserve">and</w:t>
        </w:r>
      </w:ins>
      <w:r>
        <w:t xml:space="preserve"> a separate support check examines whether the cited evidence justifies </w:t>
      </w:r>
      <w:del w:id="1629" w:author="Language Editor" w:date="2026-09-27T12:00:00Z">
        <w:r>
          <w:delText xml:space="preserve">the claim. Missing or contradictory evidence leads to a scoped, unassessed judgment and a request for</w:delText>
        </w:r>
      </w:del>
      <w:ins w:id="1630" w:author="Language Editor" w:date="2026-09-27T12:00:00Z">
        <w:r>
          <w:t xml:space="preserve">each claim. When evidence is missing or contradictory, the response marks the judgment as unassessed within its scope and requests</w:t>
        </w:r>
      </w:ins>
      <w:r>
        <w:t xml:space="preserve"> the information needed to proceed.</w:t>
      </w:r>
    </w:p>
    <w:p w14:paraId="4C10C291" w14:textId="77777777" w:rsidR="008F1142" w:rsidRDefault="00C85D64">
      <w:pPr>
        <w:pStyle w:val="1"/>
        <w:keepNext/>
      </w:pPr>
      <w:r>
        <w:t xml:space="preserve">3 Case </w:t>
      </w:r>
      <w:del w:id="1631" w:author="Language Editor" w:date="2026-09-27T12:00:00Z">
        <w:r>
          <w:delText xml:space="preserve">designs and illustrative assessments</w:delText>
        </w:r>
      </w:del>
      <w:ins w:id="1632" w:author="Language Editor" w:date="2026-09-27T12:00:00Z">
        <w:r>
          <w:t xml:space="preserve">applications</w:t>
        </w:r>
      </w:ins>
    </w:p>
    <w:p w14:paraId="3A0515B5" w14:textId="77777777" w:rsidR="008F1142" w:rsidRDefault="00C85D64">
      <w:pPr>
        <w:pStyle w:val="2"/>
        <w:keepNext/>
      </w:pPr>
      <w:r>
        <w:t xml:space="preserve">3.1 Case settings</w:t>
      </w:r>
      <w:del w:id="1633" w:author="Language Editor" w:date="2026-09-27T12:00:00Z">
        <w:r>
          <w:delText xml:space="preserve"> and spatial presentation</w:delText>
        </w:r>
      </w:del>
    </w:p>
    <w:p w14:paraId="701EA335" w14:textId="77777777" w:rsidR="008F1142" w:rsidRDefault="00C85D64">
      <w:pPr>
        <w:spacing w:after="160" w:line="300" w:lineRule="auto"/>
        <w:jc w:val="both"/>
      </w:pPr>
      <w:r>
        <w:t xml:space="preserve">Two </w:t>
      </w:r>
      <w:del w:id="1634" w:author="Language Editor" w:date="2026-09-27T12:00:00Z">
        <w:r>
          <w:delText xml:space="preserve">case designs illustrate the proposed workflow: soil-</w:delText>
        </w:r>
      </w:del>
      <w:ins w:id="1635" w:author="Language Editor" w:date="2026-09-27T12:00:00Z">
        <w:r>
          <w:t xml:space="preserve">cases show how the workflow applies in practice: soil </w:t>
        </w:r>
      </w:ins>
      <w:r>
        <w:t xml:space="preserve">acidity assessment in Qiyang</w:t>
      </w:r>
      <w:del w:id="1636" w:author="Language Editor" w:date="2026-09-27T12:00:00Z">
        <w:r>
          <w:delText xml:space="preserve">, Hunan, and production-</w:delText>
        </w:r>
      </w:del>
      <w:ins w:id="1637" w:author="Language Editor" w:date="2026-09-27T12:00:00Z">
        <w:r>
          <w:t xml:space="preserve"> County, Hunan Province, and production </w:t>
        </w:r>
      </w:ins>
      <w:r>
        <w:t xml:space="preserve">capacity assessment in Quzhou</w:t>
      </w:r>
      <w:del w:id="1638" w:author="Language Editor" w:date="2026-09-27T12:00:00Z">
        <w:r>
          <w:delText xml:space="preserve">, Hebei</w:delText>
        </w:r>
      </w:del>
      <w:ins w:id="1639" w:author="Language Editor" w:date="2026-09-27T12:00:00Z">
        <w:r>
          <w:t xml:space="preserve"> County, Hebei Province. Qiyang lies in the red-soil region of southern China, where soil acidity constrains crop production, whereas Quzhou lies in the North China Plain, where integrated water and fertilizer management is being used to raise production capacity</w:t>
        </w:r>
      </w:ins>
      <w:r>
        <w:t xml:space="preserve">. The Qiyang material comprises a regional image, three site images and descriptions of two double-season rice sites and one predominantly maize site. The Quzhou material specifies </w:t>
      </w:r>
      <w:del w:id="1640" w:author="Language Editor" w:date="2026-09-27T12:00:00Z">
        <w:r>
          <w:delText xml:space="preserve">an intended</w:delText>
        </w:r>
      </w:del>
      <w:ins w:id="1641" w:author="Language Editor" w:date="2026-09-27T12:00:00Z">
        <w:r>
          <w:t xml:space="preserve">the</w:t>
        </w:r>
      </w:ins>
      <w:r>
        <w:t xml:space="preserve"> analysis-unit and annotation layout. </w:t>
      </w:r>
      <w:del w:id="1642" w:author="Language Editor" w:date="2026-09-27T12:00:00Z">
        <w:r>
          <w:delText xml:space="preserve">The examples</w:delText>
        </w:r>
      </w:del>
      <w:ins w:id="1643" w:author="Language Editor" w:date="2026-09-27T12:00:00Z">
        <w:r>
          <w:t xml:space="preserve">Together, the cases</w:t>
        </w:r>
      </w:ins>
      <w:r>
        <w:t xml:space="preserve"> show how agricultural questions determine input requirements, assessment scope and evidence </w:t>
      </w:r>
      <w:del w:id="1644" w:author="Language Editor" w:date="2026-09-27T12:00:00Z">
        <w:r>
          <w:delText xml:space="preserve">gaps. They are author-developed illustrations rather than outputs from an executed model.</w:delText>
        </w:r>
      </w:del>
      <w:ins w:id="1645" w:author="Language Editor" w:date="2026-09-27T12:00:00Z">
        <w:r>
          <w:t xml:space="preserve">needs.</w:t>
        </w:r>
      </w:ins>
    </w:p>
    <w:p w14:paraId="62681C04" w14:textId="77777777" w:rsidR="008F1142" w:rsidRDefault="00C85D64">
      <w:pPr>
        <w:spacing w:after="160" w:line="300" w:lineRule="auto"/>
        <w:jc w:val="both"/>
      </w:pPr>
      <w:r>
        <w:t xml:space="preserve">Figure 4 summarizes the case </w:t>
      </w:r>
      <w:del w:id="1646" w:author="Language Editor" w:date="2026-09-27T12:00:00Z">
        <w:r>
          <w:delText xml:space="preserve">designs and available information</w:delText>
        </w:r>
      </w:del>
      <w:ins w:id="1647" w:author="Language Editor" w:date="2026-09-27T12:00:00Z">
        <w:r>
          <w:t xml:space="preserve">locations and analysis-unit layout</w:t>
        </w:r>
      </w:ins>
      <w:r>
        <w:t xml:space="preserve">. Figure 5 presents the Qiyang site material, and Fig. 6 sets out the </w:t>
      </w:r>
      <w:del w:id="1648" w:author="Language Editor" w:date="2026-09-27T12:00:00Z">
        <w:r>
          <w:delText xml:space="preserve">Quzhou assessment logic. The design proposes three</w:delText>
        </w:r>
      </w:del>
      <w:ins w:id="1649" w:author="Language Editor" w:date="2026-09-27T12:00:00Z">
        <w:r>
          <w:t xml:space="preserve">assessment logic for Quzhou. Three</w:t>
        </w:r>
      </w:ins>
      <w:r>
        <w:t xml:space="preserve"> 500 m × 500 m analysis units </w:t>
      </w:r>
      <w:del w:id="1650" w:author="Language Editor" w:date="2026-09-27T12:00:00Z">
        <w:r>
          <w:delText xml:space="preserve">per region. Verified coordinates, acquisition dates and matched observations are required before these can become evaluation samples</w:delText>
        </w:r>
      </w:del>
      <w:ins w:id="1651" w:author="Language Editor" w:date="2026-09-27T12:00:00Z">
        <w:r>
          <w:t xml:space="preserve">are defined in each region</w:t>
        </w:r>
      </w:ins>
      <w:r>
        <w:t xml:space="preserve">. Section 3.5 </w:t>
      </w:r>
      <w:del w:id="1652" w:author="Language Editor" w:date="2026-09-27T12:00:00Z">
        <w:r>
          <w:delText xml:space="preserve">consolidates the limitations of the illustrative evidence</w:delText>
        </w:r>
      </w:del>
      <w:ins w:id="1653" w:author="Language Editor" w:date="2026-09-27T12:00:00Z">
        <w:r>
          <w:t xml:space="preserve">summarizes what the two cases reveal about the framework</w:t>
        </w:r>
      </w:ins>
      <w:r>
        <w:t xml:space="preserve">.</w:t>
      </w:r>
    </w:p>
    <w:p w14:paraId="4F07B7B8" w14:textId="424174C6" w:rsidR="008F1142" w:rsidRDefault="008F1142">
      <w:pPr>
        <w:keepNext/>
        <w:keepLines/>
        <w:spacing w:after="80"/>
        <w:jc w:val="center"/>
      </w:pPr>
    </w:p>
    <w:p w14:paraId="761FE7C1" w14:textId="77777777" w:rsidR="008F1142" w:rsidRDefault="00C85D64">
      <w:pPr>
        <w:spacing w:after="240"/>
        <w:jc w:val="both"/>
      </w:pPr>
      <w:r>
        <w:t xml:space="preserve">Fig. 4</w:t>
      </w:r>
      <w:del w:id="1654" w:author="Language Editor" w:date="2026-09-27T12:00:00Z">
        <w:r>
          <w:delText xml:space="preserve">  Case-location and window layout for</w:delText>
        </w:r>
      </w:del>
      <w:ins w:id="1655" w:author="Language Editor" w:date="2026-09-27T12:00:00Z">
        <w:r>
          <w:t xml:space="preserve"> Case locations and analysis-unit layout in</w:t>
        </w:r>
      </w:ins>
      <w:r>
        <w:t xml:space="preserve"> Qiyang and Quzhou.</w:t>
      </w:r>
    </w:p>
    <w:p w14:paraId="410AD61E" w14:textId="77777777" w:rsidR="008F1142" w:rsidRDefault="00C85D64">
      <w:pPr>
        <w:pStyle w:val="2"/>
        <w:keepNext/>
      </w:pPr>
      <w:r>
        <w:t>3.2 Expert annotation using the shared dimensions</w:t>
      </w:r>
    </w:p>
    <w:p w14:paraId="57C5123E" w14:textId="77777777" w:rsidR="008F1142" w:rsidRDefault="00C85D64">
      <w:pPr>
        <w:spacing w:after="160" w:line="300" w:lineRule="auto"/>
        <w:jc w:val="both"/>
      </w:pPr>
      <w:r>
        <w:t xml:space="preserve">Table 2 organizes the case descriptions by parent material and location, land use and cropping, and field management. </w:t>
      </w:r>
      <w:del w:id="1656" w:author="Language Editor" w:date="2026-09-27T12:00:00Z">
        <w:r>
          <w:delText xml:space="preserve">An</w:delText>
        </w:r>
      </w:del>
      <w:ins w:id="1657" w:author="Language Editor" w:date="2026-09-27T12:00:00Z">
        <w:r>
          <w:t xml:space="preserve">Each</w:t>
        </w:r>
      </w:ins>
      <w:r>
        <w:t xml:space="preserve"> annotation links a statement to the dimensions and reasoning level it addresses</w:t>
      </w:r>
      <w:del w:id="1658" w:author="Language Editor" w:date="2026-09-27T12:00:00Z">
        <w:r>
          <w:delText xml:space="preserve">, then</w:delText>
        </w:r>
      </w:del>
      <w:ins w:id="1659" w:author="Language Editor" w:date="2026-09-27T12:00:00Z">
        <w:r>
          <w:t xml:space="preserve"> and</w:t>
        </w:r>
      </w:ins>
      <w:r>
        <w:t xml:space="preserve"> records its object, period, sources, statement type and evidence status. </w:t>
      </w:r>
      <w:del w:id="1660" w:author="Language Editor" w:date="2026-09-27T12:00:00Z">
        <w:r>
          <w:delText xml:space="preserve">This illustrates the intended annotation structure. A complete annotation protocol would additionally specify</w:delText>
        </w:r>
      </w:del>
      <w:ins w:id="1661" w:author="Language Editor" w:date="2026-09-27T12:00:00Z">
        <w:r>
          <w:t xml:space="preserve">A full annotation protocol further specifies</w:t>
        </w:r>
      </w:ins>
      <w:r>
        <w:t xml:space="preserve"> annotator expertise, independent review, </w:t>
      </w:r>
      <w:del w:id="1662" w:author="Language Editor" w:date="2026-09-27T12:00:00Z">
        <w:r>
          <w:delText xml:space="preserve">disagreement handling</w:delText>
        </w:r>
      </w:del>
      <w:ins w:id="1663" w:author="Language Editor" w:date="2026-09-27T12:00:00Z">
        <w:r>
          <w:t xml:space="preserve">handling of disagreement</w:t>
        </w:r>
      </w:ins>
      <w:r>
        <w:t xml:space="preserve"> and reference evidence.</w:t>
      </w:r>
    </w:p>
    <w:p w14:paraId="3E59AA18" w14:textId="77777777" w:rsidR="008F1142" w:rsidRDefault="00C85D64">
      <w:pPr>
        <w:keepNext/>
        <w:spacing w:before="120" w:after="120"/>
        <w:jc w:val="center"/>
      </w:pPr>
      <w:r>
        <w:rPr>
          <w:b/>
          <w:bCs/>
          <w:sz w:val="21"/>
          <w:szCs w:val="21"/>
        </w:rPr>
        <w:t xml:space="preserve">Table 2 Expert reasoning factors and their roles in the two </w:t>
      </w:r>
      <w:del w:id="1664" w:author="Language Editor" w:date="2026-09-27T12:00:00Z">
        <w:r>
          <w:rPr>
            <w:b/>
            <w:bCs/>
            <w:sz w:val="21"/>
            <w:szCs w:val="21"/>
          </w:rPr>
          <w:delText xml:space="preserve">case designs</w:delText>
        </w:r>
      </w:del>
      <w:ins w:id="1665" w:author="Language Editor" w:date="2026-09-27T12:00:00Z">
        <w:r>
          <w:rPr>
            <w:b/>
            <w:bCs/>
            <w:sz w:val="21"/>
            <w:szCs w:val="21"/>
          </w:rPr>
          <w:t xml:space="preserve">cases</w:t>
        </w:r>
      </w:ins>
    </w:p>
    <w:tbl>
      <w:tblPr>
        <w:tblW w:w="8100" w:type="dxa"/>
        <w:tblLayout w:type="fixed"/>
        <w:tblCellMar>
          <w:top w:w="60" w:type="dxa"/>
          <w:left w:w="100" w:type="dxa"/>
          <w:bottom w:w="60" w:type="dxa"/>
          <w:right w:w="100" w:type="dxa"/>
        </w:tblCellMar>
        <w:tblLook w:val="04A0" w:firstRow="1" w:lastRow="0" w:firstColumn="1" w:lastColumn="0" w:noHBand="0" w:noVBand="1"/>
      </w:tblPr>
      <w:tblGrid>
        <w:gridCol w:w="1550"/>
        <w:gridCol w:w="1250"/>
        <w:gridCol w:w="1749"/>
        <w:gridCol w:w="1751"/>
        <w:gridCol w:w="1800"/>
      </w:tblGrid>
      <w:tr w:rsidR="008F1142" w14:paraId="6AF89643" w14:textId="77777777">
        <w:trPr>
          <w:cantSplit/>
          <w:tblHeader/>
        </w:trPr>
        <w:tc>
          <w:tcPr>
            <w:tcW w:w="1550" w:type="dxa"/>
            <w:tcBorders>
              <w:top w:val="single" w:sz="2" w:space="0" w:color="BFBFBF"/>
              <w:left w:val="single" w:sz="2" w:space="0" w:color="BFBFBF"/>
              <w:bottom w:val="single" w:sz="2" w:space="0" w:color="BFBFBF"/>
              <w:right w:val="single" w:sz="2" w:space="0" w:color="BFBFBF"/>
            </w:tcBorders>
            <w:shd w:val="clear" w:color="auto" w:fill="auto"/>
          </w:tcPr>
          <w:p w14:paraId="10DF1ED5" w14:textId="77777777" w:rsidR="008F1142" w:rsidRDefault="00C85D64">
            <w:r>
              <w:rPr>
                <w:sz w:val="19"/>
                <w:szCs w:val="19"/>
              </w:rPr>
              <w:t>Expert factor</w:t>
            </w:r>
          </w:p>
        </w:tc>
        <w:tc>
          <w:tcPr>
            <w:tcW w:w="1250" w:type="dxa"/>
            <w:tcBorders>
              <w:top w:val="single" w:sz="2" w:space="0" w:color="BFBFBF"/>
              <w:left w:val="single" w:sz="2" w:space="0" w:color="BFBFBF"/>
              <w:bottom w:val="single" w:sz="2" w:space="0" w:color="BFBFBF"/>
              <w:right w:val="single" w:sz="2" w:space="0" w:color="BFBFBF"/>
            </w:tcBorders>
            <w:shd w:val="clear" w:color="auto" w:fill="auto"/>
          </w:tcPr>
          <w:p w14:paraId="5AAE8920" w14:textId="77777777" w:rsidR="008F1142" w:rsidRDefault="00C85D64">
            <w:r>
              <w:rPr>
                <w:sz w:val="19"/>
                <w:szCs w:val="19"/>
              </w:rPr>
              <w:t>Main dimensions</w:t>
            </w:r>
          </w:p>
        </w:tc>
        <w:tc>
          <w:tcPr>
            <w:tcW w:w="1749" w:type="dxa"/>
            <w:tcBorders>
              <w:top w:val="single" w:sz="2" w:space="0" w:color="BFBFBF"/>
              <w:left w:val="single" w:sz="2" w:space="0" w:color="BFBFBF"/>
              <w:bottom w:val="single" w:sz="2" w:space="0" w:color="BFBFBF"/>
              <w:right w:val="single" w:sz="2" w:space="0" w:color="BFBFBF"/>
            </w:tcBorders>
            <w:shd w:val="clear" w:color="auto" w:fill="auto"/>
          </w:tcPr>
          <w:p w14:paraId="74CF6FDB" w14:textId="77777777" w:rsidR="008F1142" w:rsidRDefault="00C85D64">
            <w:r>
              <w:rPr>
                <w:sz w:val="19"/>
                <w:szCs w:val="19"/>
              </w:rPr>
              <w:t>Quzhou question</w:t>
            </w:r>
          </w:p>
        </w:tc>
        <w:tc>
          <w:tcPr>
            <w:tcW w:w="1751" w:type="dxa"/>
            <w:tcBorders>
              <w:top w:val="single" w:sz="2" w:space="0" w:color="BFBFBF"/>
              <w:left w:val="single" w:sz="2" w:space="0" w:color="BFBFBF"/>
              <w:bottom w:val="single" w:sz="2" w:space="0" w:color="BFBFBF"/>
              <w:right w:val="single" w:sz="2" w:space="0" w:color="BFBFBF"/>
            </w:tcBorders>
            <w:shd w:val="clear" w:color="auto" w:fill="auto"/>
          </w:tcPr>
          <w:p w14:paraId="55031F97" w14:textId="77777777" w:rsidR="008F1142" w:rsidRDefault="00C85D64">
            <w:r>
              <w:rPr>
                <w:sz w:val="19"/>
                <w:szCs w:val="19"/>
              </w:rPr>
              <w:t>Qiyang question</w:t>
            </w:r>
          </w:p>
        </w:tc>
        <w:tc>
          <w:tcPr>
            <w:tcW w:w="1800" w:type="dxa"/>
            <w:tcBorders>
              <w:top w:val="single" w:sz="2" w:space="0" w:color="BFBFBF"/>
              <w:left w:val="single" w:sz="2" w:space="0" w:color="BFBFBF"/>
              <w:bottom w:val="single" w:sz="2" w:space="0" w:color="BFBFBF"/>
              <w:right w:val="single" w:sz="2" w:space="0" w:color="BFBFBF"/>
            </w:tcBorders>
            <w:shd w:val="clear" w:color="auto" w:fill="auto"/>
          </w:tcPr>
          <w:p w14:paraId="73DFC795" w14:textId="77777777" w:rsidR="008F1142" w:rsidRDefault="00C85D64">
            <w:r>
              <w:rPr>
                <w:sz w:val="19"/>
                <w:szCs w:val="19"/>
              </w:rPr>
              <w:t>Evidence to link</w:t>
            </w:r>
          </w:p>
        </w:tc>
      </w:tr>
      <w:tr w:rsidR="008F1142" w14:paraId="0D57320B" w14:textId="77777777">
        <w:trPr>
          <w:cantSplit/>
        </w:trPr>
        <w:tc>
          <w:tcPr>
            <w:tcW w:w="1550" w:type="dxa"/>
            <w:tcBorders>
              <w:top w:val="single" w:sz="2" w:space="0" w:color="BFBFBF"/>
              <w:left w:val="single" w:sz="2" w:space="0" w:color="BFBFBF"/>
              <w:bottom w:val="single" w:sz="2" w:space="0" w:color="BFBFBF"/>
              <w:right w:val="single" w:sz="2" w:space="0" w:color="BFBFBF"/>
            </w:tcBorders>
          </w:tcPr>
          <w:p w14:paraId="5DA98159" w14:textId="77777777" w:rsidR="008F1142" w:rsidRDefault="00C85D64">
            <w:r>
              <w:rPr>
                <w:sz w:val="19"/>
                <w:szCs w:val="19"/>
              </w:rPr>
              <w:t>Parent material and location</w:t>
            </w:r>
          </w:p>
        </w:tc>
        <w:tc>
          <w:tcPr>
            <w:tcW w:w="1250" w:type="dxa"/>
            <w:tcBorders>
              <w:top w:val="single" w:sz="2" w:space="0" w:color="BFBFBF"/>
              <w:left w:val="single" w:sz="2" w:space="0" w:color="BFBFBF"/>
              <w:bottom w:val="single" w:sz="2" w:space="0" w:color="BFBFBF"/>
              <w:right w:val="single" w:sz="2" w:space="0" w:color="BFBFBF"/>
            </w:tcBorders>
          </w:tcPr>
          <w:p w14:paraId="4AD41AA8" w14:textId="77777777" w:rsidR="008F1142" w:rsidRDefault="00C85D64">
            <w:r>
              <w:rPr>
                <w:sz w:val="19"/>
                <w:szCs w:val="19"/>
              </w:rPr>
              <w:t>D1; context for D2</w:t>
            </w:r>
          </w:p>
        </w:tc>
        <w:tc>
          <w:tcPr>
            <w:tcW w:w="1749" w:type="dxa"/>
            <w:tcBorders>
              <w:top w:val="single" w:sz="2" w:space="0" w:color="BFBFBF"/>
              <w:left w:val="single" w:sz="2" w:space="0" w:color="BFBFBF"/>
              <w:bottom w:val="single" w:sz="2" w:space="0" w:color="BFBFBF"/>
              <w:right w:val="single" w:sz="2" w:space="0" w:color="BFBFBF"/>
            </w:tcBorders>
          </w:tcPr>
          <w:p w14:paraId="460F8B61" w14:textId="77777777" w:rsidR="008F1142" w:rsidRDefault="00C85D64">
            <w:r>
              <w:rPr>
                <w:sz w:val="19"/>
                <w:szCs w:val="19"/>
              </w:rPr>
              <w:t>Which resource and terrain conditions constrain performance?</w:t>
            </w:r>
          </w:p>
        </w:tc>
        <w:tc>
          <w:tcPr>
            <w:tcW w:w="1751" w:type="dxa"/>
            <w:tcBorders>
              <w:top w:val="single" w:sz="2" w:space="0" w:color="BFBFBF"/>
              <w:left w:val="single" w:sz="2" w:space="0" w:color="BFBFBF"/>
              <w:bottom w:val="single" w:sz="2" w:space="0" w:color="BFBFBF"/>
              <w:right w:val="single" w:sz="2" w:space="0" w:color="BFBFBF"/>
            </w:tcBorders>
          </w:tcPr>
          <w:p w14:paraId="5D62D4BD" w14:textId="77777777" w:rsidR="008F1142" w:rsidRDefault="00C85D64">
            <w:r>
              <w:rPr>
                <w:sz w:val="19"/>
                <w:szCs w:val="19"/>
              </w:rPr>
              <w:t>What soil and buffering context applies at each site?</w:t>
            </w:r>
          </w:p>
        </w:tc>
        <w:tc>
          <w:tcPr>
            <w:tcW w:w="1800" w:type="dxa"/>
            <w:tcBorders>
              <w:top w:val="single" w:sz="2" w:space="0" w:color="BFBFBF"/>
              <w:left w:val="single" w:sz="2" w:space="0" w:color="BFBFBF"/>
              <w:bottom w:val="single" w:sz="2" w:space="0" w:color="BFBFBF"/>
              <w:right w:val="single" w:sz="2" w:space="0" w:color="BFBFBF"/>
            </w:tcBorders>
          </w:tcPr>
          <w:p w14:paraId="338841F5" w14:textId="77777777" w:rsidR="008F1142" w:rsidRDefault="00C85D64">
            <w:r>
              <w:rPr>
                <w:sz w:val="19"/>
                <w:szCs w:val="19"/>
              </w:rPr>
              <w:t>Soil records, terrain, location and scoped descriptions.</w:t>
            </w:r>
          </w:p>
        </w:tc>
      </w:tr>
      <w:tr w:rsidR="008F1142" w14:paraId="2C580B24" w14:textId="77777777">
        <w:trPr>
          <w:cantSplit/>
        </w:trPr>
        <w:tc>
          <w:tcPr>
            <w:tcW w:w="1550" w:type="dxa"/>
            <w:tcBorders>
              <w:top w:val="single" w:sz="2" w:space="0" w:color="BFBFBF"/>
              <w:left w:val="single" w:sz="2" w:space="0" w:color="BFBFBF"/>
              <w:bottom w:val="single" w:sz="2" w:space="0" w:color="BFBFBF"/>
              <w:right w:val="single" w:sz="2" w:space="0" w:color="BFBFBF"/>
            </w:tcBorders>
          </w:tcPr>
          <w:p w14:paraId="652781E5" w14:textId="77777777" w:rsidR="008F1142" w:rsidRDefault="00C85D64">
            <w:r>
              <w:rPr>
                <w:sz w:val="19"/>
                <w:szCs w:val="19"/>
              </w:rPr>
              <w:lastRenderedPageBreak/>
              <w:t>Land use and cropping</w:t>
            </w:r>
          </w:p>
        </w:tc>
        <w:tc>
          <w:tcPr>
            <w:tcW w:w="1250" w:type="dxa"/>
            <w:tcBorders>
              <w:top w:val="single" w:sz="2" w:space="0" w:color="BFBFBF"/>
              <w:left w:val="single" w:sz="2" w:space="0" w:color="BFBFBF"/>
              <w:bottom w:val="single" w:sz="2" w:space="0" w:color="BFBFBF"/>
              <w:right w:val="single" w:sz="2" w:space="0" w:color="BFBFBF"/>
            </w:tcBorders>
          </w:tcPr>
          <w:p w14:paraId="37AF2D58" w14:textId="77777777" w:rsidR="008F1142" w:rsidRDefault="00C85D64">
            <w:r>
              <w:rPr>
                <w:sz w:val="19"/>
                <w:szCs w:val="19"/>
              </w:rPr>
              <w:t>D3; context for D1, D4–D5</w:t>
            </w:r>
          </w:p>
        </w:tc>
        <w:tc>
          <w:tcPr>
            <w:tcW w:w="1749" w:type="dxa"/>
            <w:tcBorders>
              <w:top w:val="single" w:sz="2" w:space="0" w:color="BFBFBF"/>
              <w:left w:val="single" w:sz="2" w:space="0" w:color="BFBFBF"/>
              <w:bottom w:val="single" w:sz="2" w:space="0" w:color="BFBFBF"/>
              <w:right w:val="single" w:sz="2" w:space="0" w:color="BFBFBF"/>
            </w:tcBorders>
          </w:tcPr>
          <w:p w14:paraId="566B6C2C" w14:textId="77777777" w:rsidR="008F1142" w:rsidRDefault="00C85D64">
            <w:r>
              <w:rPr>
                <w:sz w:val="19"/>
                <w:szCs w:val="19"/>
              </w:rPr>
              <w:t>Which cropping system defines comparable annual production?</w:t>
            </w:r>
          </w:p>
        </w:tc>
        <w:tc>
          <w:tcPr>
            <w:tcW w:w="1751" w:type="dxa"/>
            <w:tcBorders>
              <w:top w:val="single" w:sz="2" w:space="0" w:color="BFBFBF"/>
              <w:left w:val="single" w:sz="2" w:space="0" w:color="BFBFBF"/>
              <w:bottom w:val="single" w:sz="2" w:space="0" w:color="BFBFBF"/>
              <w:right w:val="single" w:sz="2" w:space="0" w:color="BFBFBF"/>
            </w:tcBorders>
          </w:tcPr>
          <w:p w14:paraId="7221C0B4" w14:textId="77777777" w:rsidR="008F1142" w:rsidRDefault="00C85D64">
            <w:r>
              <w:rPr>
                <w:sz w:val="19"/>
                <w:szCs w:val="19"/>
              </w:rPr>
              <w:t>How do paddy use or land-use transitions frame observations?</w:t>
            </w:r>
          </w:p>
        </w:tc>
        <w:tc>
          <w:tcPr>
            <w:tcW w:w="1800" w:type="dxa"/>
            <w:tcBorders>
              <w:top w:val="single" w:sz="2" w:space="0" w:color="BFBFBF"/>
              <w:left w:val="single" w:sz="2" w:space="0" w:color="BFBFBF"/>
              <w:bottom w:val="single" w:sz="2" w:space="0" w:color="BFBFBF"/>
              <w:right w:val="single" w:sz="2" w:space="0" w:color="BFBFBF"/>
            </w:tcBorders>
          </w:tcPr>
          <w:p w14:paraId="13EAA8BD" w14:textId="77777777" w:rsidR="008F1142" w:rsidRDefault="00C85D64">
            <w:r>
              <w:rPr>
                <w:sz w:val="19"/>
                <w:szCs w:val="19"/>
              </w:rPr>
              <w:t>Dated crop labels, boundaries, imagery and land-use history.</w:t>
            </w:r>
          </w:p>
        </w:tc>
      </w:tr>
      <w:tr w:rsidR="008F1142" w14:paraId="0CD9D37D" w14:textId="77777777">
        <w:trPr>
          <w:cantSplit/>
        </w:trPr>
        <w:tc>
          <w:tcPr>
            <w:tcW w:w="1550" w:type="dxa"/>
            <w:tcBorders>
              <w:top w:val="single" w:sz="2" w:space="0" w:color="BFBFBF"/>
              <w:left w:val="single" w:sz="2" w:space="0" w:color="BFBFBF"/>
              <w:bottom w:val="single" w:sz="2" w:space="0" w:color="BFBFBF"/>
              <w:right w:val="single" w:sz="2" w:space="0" w:color="BFBFBF"/>
            </w:tcBorders>
          </w:tcPr>
          <w:p w14:paraId="48B02B8F" w14:textId="77777777" w:rsidR="008F1142" w:rsidRDefault="00C85D64">
            <w:r>
              <w:rPr>
                <w:sz w:val="19"/>
                <w:szCs w:val="19"/>
              </w:rPr>
              <w:t>Field management</w:t>
            </w:r>
          </w:p>
        </w:tc>
        <w:tc>
          <w:tcPr>
            <w:tcW w:w="1250" w:type="dxa"/>
            <w:tcBorders>
              <w:top w:val="single" w:sz="2" w:space="0" w:color="BFBFBF"/>
              <w:left w:val="single" w:sz="2" w:space="0" w:color="BFBFBF"/>
              <w:bottom w:val="single" w:sz="2" w:space="0" w:color="BFBFBF"/>
              <w:right w:val="single" w:sz="2" w:space="0" w:color="BFBFBF"/>
            </w:tcBorders>
          </w:tcPr>
          <w:p w14:paraId="2983F1BB" w14:textId="77777777" w:rsidR="008F1142" w:rsidRDefault="00C85D64">
            <w:r>
              <w:rPr>
                <w:sz w:val="19"/>
                <w:szCs w:val="19"/>
              </w:rPr>
              <w:t>D3; links to D1–D6 when supported</w:t>
            </w:r>
          </w:p>
        </w:tc>
        <w:tc>
          <w:tcPr>
            <w:tcW w:w="1749" w:type="dxa"/>
            <w:tcBorders>
              <w:top w:val="single" w:sz="2" w:space="0" w:color="BFBFBF"/>
              <w:left w:val="single" w:sz="2" w:space="0" w:color="BFBFBF"/>
              <w:bottom w:val="single" w:sz="2" w:space="0" w:color="BFBFBF"/>
              <w:right w:val="single" w:sz="2" w:space="0" w:color="BFBFBF"/>
            </w:tcBorders>
          </w:tcPr>
          <w:p w14:paraId="45DD522C" w14:textId="77777777" w:rsidR="008F1142" w:rsidRDefault="00C85D64">
            <w:r>
              <w:rPr>
                <w:sz w:val="19"/>
                <w:szCs w:val="19"/>
              </w:rPr>
              <w:t>Which documented management contrasts merit assessment?</w:t>
            </w:r>
          </w:p>
        </w:tc>
        <w:tc>
          <w:tcPr>
            <w:tcW w:w="1751" w:type="dxa"/>
            <w:tcBorders>
              <w:top w:val="single" w:sz="2" w:space="0" w:color="BFBFBF"/>
              <w:left w:val="single" w:sz="2" w:space="0" w:color="BFBFBF"/>
              <w:bottom w:val="single" w:sz="2" w:space="0" w:color="BFBFBF"/>
              <w:right w:val="single" w:sz="2" w:space="0" w:color="BFBFBF"/>
            </w:tcBorders>
          </w:tcPr>
          <w:p w14:paraId="56A64783" w14:textId="77777777" w:rsidR="008F1142" w:rsidRDefault="00C85D64">
            <w:r>
              <w:rPr>
                <w:sz w:val="19"/>
                <w:szCs w:val="19"/>
              </w:rPr>
              <w:t>Which fertilizer, water or amendment records match soil observations?</w:t>
            </w:r>
          </w:p>
        </w:tc>
        <w:tc>
          <w:tcPr>
            <w:tcW w:w="1800" w:type="dxa"/>
            <w:tcBorders>
              <w:top w:val="single" w:sz="2" w:space="0" w:color="BFBFBF"/>
              <w:left w:val="single" w:sz="2" w:space="0" w:color="BFBFBF"/>
              <w:bottom w:val="single" w:sz="2" w:space="0" w:color="BFBFBF"/>
              <w:right w:val="single" w:sz="2" w:space="0" w:color="BFBFBF"/>
            </w:tcBorders>
          </w:tcPr>
          <w:p w14:paraId="44124B26" w14:textId="77777777" w:rsidR="008F1142" w:rsidRDefault="00C85D64">
            <w:r>
              <w:rPr>
                <w:sz w:val="19"/>
                <w:szCs w:val="19"/>
              </w:rPr>
              <w:t>Dated management events, units, affected fields and response measurements.</w:t>
            </w:r>
          </w:p>
        </w:tc>
      </w:tr>
    </w:tbl>
    <w:p w14:paraId="1B931E5B" w14:textId="77777777" w:rsidR="008F1142" w:rsidRDefault="00C85D64">
      <w:pPr>
        <w:spacing w:after="160" w:line="300" w:lineRule="auto"/>
        <w:jc w:val="both"/>
      </w:pPr>
      <w:r>
        <w:t xml:space="preserve">The</w:t>
      </w:r>
      <w:del w:id="1666" w:author="Language Editor" w:date="2026-09-27T12:00:00Z">
        <w:r>
          <w:delText xml:space="preserve"> following assessments illustrate</w:delText>
        </w:r>
      </w:del>
      <w:ins w:id="1667" w:author="Language Editor" w:date="2026-09-27T12:00:00Z">
        <w:r>
          <w:t xml:space="preserve"> assessments below show</w:t>
        </w:r>
      </w:ins>
      <w:r>
        <w:t xml:space="preserve"> how the case information </w:t>
      </w:r>
      <w:del w:id="1668" w:author="Language Editor" w:date="2026-09-27T12:00:00Z">
        <w:r>
          <w:delText xml:space="preserve">would be used. They distinguish</w:delText>
        </w:r>
      </w:del>
      <w:ins w:id="1669" w:author="Language Editor" w:date="2026-09-27T12:00:00Z">
        <w:r>
          <w:t xml:space="preserve">is used within the framework, separating</w:t>
        </w:r>
      </w:ins>
      <w:r>
        <w:t xml:space="preserve"> descriptive labels from explanations and </w:t>
      </w:r>
      <w:del w:id="1670" w:author="Language Editor" w:date="2026-09-27T12:00:00Z">
        <w:r>
          <w:delText xml:space="preserve">scenarios requiring further evidence. Record-level source identifiers and verified spatial and temporal links are not yet available for complete evaluation references.</w:delText>
        </w:r>
      </w:del>
      <w:ins w:id="1671" w:author="Language Editor" w:date="2026-09-27T12:00:00Z">
        <w:r>
          <w:t xml:space="preserve">from scenarios that need further evidence.</w:t>
        </w:r>
      </w:ins>
    </w:p>
    <w:p w14:paraId="76004885" w14:textId="77777777" w:rsidR="008F1142" w:rsidRDefault="00C85D64">
      <w:pPr>
        <w:pStyle w:val="2"/>
        <w:keepNext/>
      </w:pPr>
      <w:r>
        <w:t>3.3 Qiyang soil acidity and acidification</w:t>
      </w:r>
    </w:p>
    <w:p w14:paraId="03EB10C1" w14:textId="77777777" w:rsidR="008F1142" w:rsidRDefault="00C85D64">
      <w:pPr>
        <w:spacing w:after="160" w:line="300" w:lineRule="auto"/>
        <w:jc w:val="both"/>
      </w:pPr>
      <w:r>
        <w:t xml:space="preserve">The Qiyang descriptions relate land use and fertilizer or amendment practices to soil acidity. Figure 5 </w:t>
      </w:r>
      <w:del w:id="1672" w:author="Language Editor" w:date="2026-09-27T12:00:00Z">
        <w:r>
          <w:delText xml:space="preserve">identifies</w:delText>
        </w:r>
      </w:del>
      <w:ins w:id="1673" w:author="Language Editor" w:date="2026-09-27T12:00:00Z">
        <w:r>
          <w:t xml:space="preserve">shows</w:t>
        </w:r>
      </w:ins>
      <w:r>
        <w:t xml:space="preserve"> paddy use at Shangbaili and Tianlong and a paddy-to-upland </w:t>
      </w:r>
      <w:del w:id="1674" w:author="Language Editor" w:date="2026-09-27T12:00:00Z">
        <w:r>
          <w:delText xml:space="preserve">transition with predominantly maize at Simutang. Its labels also describe sandy-</w:delText>
        </w:r>
      </w:del>
      <w:ins w:id="1675" w:author="Language Editor" w:date="2026-09-27T12:00:00Z">
        <w:r>
          <w:t xml:space="preserve">conversion, now mainly under maize, at Simutang. The labels also record sandy </w:t>
        </w:r>
      </w:ins>
      <w:r>
        <w:t xml:space="preserve">shale parent material and amendment practices. </w:t>
      </w:r>
      <w:del w:id="1676" w:author="Language Editor" w:date="2026-09-27T12:00:00Z">
        <w:r>
          <w:delText xml:space="preserve">These observations inform</w:delText>
        </w:r>
      </w:del>
      <w:ins w:id="1677" w:author="Language Editor" w:date="2026-09-27T12:00:00Z">
        <w:r>
          <w:t xml:space="preserve">This information informs</w:t>
        </w:r>
      </w:ins>
      <w:r>
        <w:t xml:space="preserve"> D1 and D3</w:t>
      </w:r>
      <w:del w:id="1678" w:author="Language Editor" w:date="2026-09-27T12:00:00Z">
        <w:r>
          <w:delText xml:space="preserve">. Field</w:delText>
        </w:r>
      </w:del>
      <w:ins w:id="1679" w:author="Language Editor" w:date="2026-09-27T12:00:00Z">
        <w:r>
          <w:t xml:space="preserve">, while field</w:t>
        </w:r>
      </w:ins>
      <w:r>
        <w:t xml:space="preserve"> infrastructure, crop condition, </w:t>
      </w:r>
      <w:del w:id="1680" w:author="Language Editor" w:date="2026-09-27T12:00:00Z">
        <w:r>
          <w:delText xml:space="preserve">yields and capacity require separate</w:delText>
        </w:r>
      </w:del>
      <w:ins w:id="1681" w:author="Language Editor" w:date="2026-09-27T12:00:00Z">
        <w:r>
          <w:t xml:space="preserve">yield and capacity draw on</w:t>
        </w:r>
      </w:ins>
      <w:r>
        <w:t xml:space="preserve"> evidence under the other dimensions. The stated purpose of an amendment </w:t>
      </w:r>
      <w:del w:id="1682" w:author="Language Editor" w:date="2026-09-27T12:00:00Z">
        <w:r>
          <w:delText xml:space="preserve">does not establish its measured effect</w:delText>
        </w:r>
      </w:del>
      <w:ins w:id="1683" w:author="Language Editor" w:date="2026-09-27T12:00:00Z">
        <w:r>
          <w:t xml:space="preserve">is recorded as intent; its effect has to be measured</w:t>
        </w:r>
      </w:ins>
      <w:r>
        <w:t xml:space="preserve">.</w:t>
      </w:r>
    </w:p>
    <w:p w14:paraId="6BEE6818" w14:textId="77777777" w:rsidR="008F1142" w:rsidRDefault="00C85D64">
      <w:pPr>
        <w:spacing w:after="160" w:line="300" w:lineRule="auto"/>
        <w:jc w:val="both"/>
      </w:pPr>
      <w:r>
        <w:t xml:space="preserve">Illustrative assessment. At L1, the descriptions distinguish two double-season rice sites </w:t>
      </w:r>
      <w:del w:id="1684" w:author="Language Editor" w:date="2026-09-27T12:00:00Z">
        <w:r>
          <w:delText xml:space="preserve">and</w:delText>
        </w:r>
      </w:del>
      <w:ins w:id="1685" w:author="Language Editor" w:date="2026-09-27T12:00:00Z">
        <w:r>
          <w:t xml:space="preserve">from</w:t>
        </w:r>
      </w:ins>
      <w:r>
        <w:t xml:space="preserve"> one predominantly maize site. </w:t>
      </w:r>
      <w:del w:id="1686" w:author="Language Editor" w:date="2026-09-27T12:00:00Z">
        <w:r>
          <w:delText xml:space="preserve">They do not include matched pH measurements, sampling depths or dates. A valid pH measurement could describe current acidity;</w:delText>
        </w:r>
      </w:del>
      <w:ins w:id="1687" w:author="Language Editor" w:date="2026-09-27T12:00:00Z">
        <w:r>
          <w:t xml:space="preserve">A pH measurement with known depth and date describes current acidity, whereas an acidification trend requires</w:t>
        </w:r>
      </w:ins>
      <w:r>
        <w:t xml:space="preserve"> comparable repeated measurements</w:t>
      </w:r>
      <w:del w:id="1688" w:author="Language Editor" w:date="2026-09-27T12:00:00Z">
        <w:r>
          <w:delText xml:space="preserve"> would be needed to assess an acidification trend</w:delText>
        </w:r>
      </w:del>
      <w:r>
        <w:t xml:space="preserve">. At L2, matched soil, crop and management observations </w:t>
      </w:r>
      <w:del w:id="1689" w:author="Language Editor" w:date="2026-09-27T12:00:00Z">
        <w:r>
          <w:delText xml:space="preserve">could support examination of competing explanations</w:delText>
        </w:r>
      </w:del>
      <w:ins w:id="1690" w:author="Language Editor" w:date="2026-09-27T12:00:00Z">
        <w:r>
          <w:t xml:space="preserve">allow competing explanations to be examined</w:t>
        </w:r>
      </w:ins>
      <w:r>
        <w:t xml:space="preserve">. At L3, management options </w:t>
      </w:r>
      <w:del w:id="1691" w:author="Language Editor" w:date="2026-09-27T12:00:00Z">
        <w:r>
          <w:delText xml:space="preserve">would be considered</w:delText>
        </w:r>
      </w:del>
      <w:ins w:id="1692" w:author="Language Editor" w:date="2026-09-27T12:00:00Z">
        <w:r>
          <w:t xml:space="preserve">are weighed</w:t>
        </w:r>
      </w:ins>
      <w:r>
        <w:t xml:space="preserve"> against crop requirements, site conditions and relevant response evidence. </w:t>
      </w:r>
      <w:del w:id="1693" w:author="Language Editor" w:date="2026-09-27T12:00:00Z">
        <w:r>
          <w:delText xml:space="preserve">On the current information, the appropriate response leaves</w:delText>
        </w:r>
      </w:del>
      <w:ins w:id="1694" w:author="Language Editor" w:date="2026-09-27T12:00:00Z">
        <w:r>
          <w:t xml:space="preserve">When matched pH records are absent, CroplandGPT reports</w:t>
        </w:r>
      </w:ins>
      <w:r>
        <w:t xml:space="preserve"> acidification risk, amendment rates and yield effects </w:t>
      </w:r>
      <w:del w:id="1695" w:author="Language Editor" w:date="2026-09-27T12:00:00Z">
        <w:r>
          <w:delText xml:space="preserve">unassessed</w:delText>
        </w:r>
      </w:del>
      <w:ins w:id="1696" w:author="Language Editor" w:date="2026-09-27T12:00:00Z">
        <w:r>
          <w:t xml:space="preserve">as unassessed and lists the observations required to assess them</w:t>
        </w:r>
      </w:ins>
      <w:r>
        <w:t xml:space="preserve">.</w:t>
      </w:r>
    </w:p>
    <w:p w14:paraId="341C5276" w14:textId="691CD274" w:rsidR="008F1142" w:rsidRDefault="00C85D64">
      <w:pPr>
        <w:spacing w:before="120" w:after="240"/>
        <w:jc w:val="center"/>
      </w:pPr>
      <w:r>
        <w:t xml:space="preserve">Fig. 5 </w:t>
      </w:r>
      <w:del w:id="1697" w:author="Language Editor" w:date="2026-09-27T12:00:00Z">
        <w:r>
          <w:delText xml:space="preserve">Qiyang overview</w:delText>
        </w:r>
      </w:del>
      <w:ins w:id="1698" w:author="Language Editor" w:date="2026-09-27T12:00:00Z">
        <w:r>
          <w:t xml:space="preserve">Overview of Qiyang</w:t>
        </w:r>
      </w:ins>
      <w:r>
        <w:t xml:space="preserve"> and site descriptions in Babao Town. </w:t>
      </w:r>
      <w:del w:id="1699" w:author="Language Editor" w:date="2026-09-27T12:00:00Z">
        <w:r>
          <w:delText xml:space="preserve">The supplied imagery</w:delText>
        </w:r>
      </w:del>
      <w:ins w:id="1700" w:author="Language Editor" w:date="2026-09-27T12:00:00Z">
        <w:r>
          <w:t xml:space="preserve">Imagery</w:t>
        </w:r>
      </w:ins>
      <w:r>
        <w:t xml:space="preserve"> and labels describe land use, crops, parent material and management practices</w:t>
      </w:r>
      <w:del w:id="1701" w:author="Language Editor" w:date="2026-09-27T12:00:00Z">
        <w:r>
          <w:delText xml:space="preserve">. Amendment descriptions state an intended purpose. Image provenance, acquisition dates, coordinates and correspondence to the proposed analysis units require verification.</w:delText>
        </w:r>
      </w:del>
      <w:ins w:id="1702" w:author="Language Editor" w:date="2026-09-27T12:00:00Z">
        <w:r>
          <w:t xml:space="preserve">; amendment descriptions state the intended purpose of each practice.</w:t>
        </w:r>
      </w:ins>
    </w:p>
    <w:p w14:paraId="3D944884" w14:textId="77777777" w:rsidR="008F1142" w:rsidRDefault="00C85D64">
      <w:pPr>
        <w:pStyle w:val="2"/>
        <w:keepNext/>
      </w:pPr>
      <w:r>
        <w:t>3.4 Quzhou production-capacity case</w:t>
      </w:r>
    </w:p>
    <w:p w14:paraId="7CAECD03" w14:textId="77777777" w:rsidR="008F1142" w:rsidRDefault="00C85D64">
      <w:pPr>
        <w:spacing w:after="160" w:line="300" w:lineRule="auto"/>
        <w:jc w:val="both"/>
      </w:pPr>
      <w:r>
        <w:t xml:space="preserve">The Quzhou case </w:t>
      </w:r>
      <w:del w:id="1703" w:author="Language Editor" w:date="2026-09-27T12:00:00Z">
        <w:r>
          <w:delText xml:space="preserve">concerns</w:delText>
        </w:r>
      </w:del>
      <w:ins w:id="1704" w:author="Language Editor" w:date="2026-09-27T12:00:00Z">
        <w:r>
          <w:t xml:space="preserve">examines</w:t>
        </w:r>
      </w:ins>
      <w:r>
        <w:t xml:space="preserve"> how resource, infrastructure and management conditions relate to production performance and its persistence. D1–D3 describe background conditions and practices, D4 describes crop growth, D5 describes realized yield and </w:t>
      </w:r>
      <w:ins w:id="1705" w:author="Language Editor" w:date="2026-09-27T12:00:00Z">
        <w:r>
          <w:t xml:space="preserve">its </w:t>
        </w:r>
      </w:ins>
      <w:r>
        <w:t xml:space="preserve">variability, and D6 integrates this evidence </w:t>
      </w:r>
      <w:del w:id="1706" w:author="Language Editor" w:date="2026-09-27T12:00:00Z">
        <w:r>
          <w:delText xml:space="preserve">under</w:delText>
        </w:r>
      </w:del>
      <w:ins w:id="1707" w:author="Language Editor" w:date="2026-09-27T12:00:00Z">
        <w:r>
          <w:t xml:space="preserve">for</w:t>
        </w:r>
      </w:ins>
      <w:r>
        <w:t xml:space="preserve"> a specified cropping system and period. The winter wheat–summer maize </w:t>
      </w:r>
      <w:del w:id="1708" w:author="Language Editor" w:date="2026-09-27T12:00:00Z">
        <w:r>
          <w:delText xml:space="preserve">context in the case descriptions must be</w:delText>
        </w:r>
      </w:del>
      <w:ins w:id="1709" w:author="Language Editor" w:date="2026-09-27T12:00:00Z">
        <w:r>
          <w:t xml:space="preserve">rotation is</w:t>
        </w:r>
      </w:ins>
      <w:r>
        <w:t xml:space="preserve"> confirmed for each analysis object</w:t>
      </w:r>
      <w:del w:id="1710" w:author="Language Editor" w:date="2026-09-27T12:00:00Z">
        <w:r>
          <w:delText xml:space="preserve">. Water</w:delText>
        </w:r>
      </w:del>
      <w:ins w:id="1711" w:author="Language Editor" w:date="2026-09-27T12:00:00Z">
        <w:r>
          <w:t xml:space="preserve">, and water</w:t>
        </w:r>
      </w:ins>
      <w:r>
        <w:t xml:space="preserve"> and fertilizer management </w:t>
      </w:r>
      <w:del w:id="1712" w:author="Language Editor" w:date="2026-09-27T12:00:00Z">
        <w:r>
          <w:delText xml:space="preserve">provide</w:delText>
        </w:r>
      </w:del>
      <w:ins w:id="1713" w:author="Language Editor" w:date="2026-09-27T12:00:00Z">
        <w:r>
          <w:t xml:space="preserve">are treated as</w:t>
        </w:r>
      </w:ins>
      <w:r>
        <w:t xml:space="preserve"> candidate explanatory factors whose effects require evidence.</w:t>
      </w:r>
    </w:p>
    <w:p w14:paraId="58FBDCDB" w14:textId="77777777" w:rsidR="008F1142" w:rsidRDefault="00C85D64">
      <w:pPr>
        <w:spacing w:after="160" w:line="300" w:lineRule="auto"/>
        <w:jc w:val="both"/>
      </w:pPr>
      <w:r>
        <w:t xml:space="preserve">Illustrative assessment. L1 organizes field boundaries, cropping systems, facilities, dated management records, crop condition and realized yields. L2 examines their associations </w:t>
      </w:r>
      <w:del w:id="1714" w:author="Language Editor" w:date="2026-09-27T12:00:00Z">
        <w:r>
          <w:delText xml:space="preserve">using</w:delText>
        </w:r>
      </w:del>
      <w:ins w:id="1715" w:author="Language Editor" w:date="2026-09-27T12:00:00Z">
        <w:r>
          <w:t xml:space="preserve">across</w:t>
        </w:r>
      </w:ins>
      <w:r>
        <w:t xml:space="preserve"> comparable seasons and fields</w:t>
      </w:r>
      <w:del w:id="1716" w:author="Language Editor" w:date="2026-09-27T12:00:00Z">
        <w:r>
          <w:delText xml:space="preserve">; sustained capacity requires more than</w:delText>
        </w:r>
      </w:del>
      <w:ins w:id="1717" w:author="Language Editor" w:date="2026-09-27T12:00:00Z">
        <w:r>
          <w:t xml:space="preserve">, since sustained capacity cannot be inferred from</w:t>
        </w:r>
      </w:ins>
      <w:r>
        <w:t xml:space="preserve"> a single high-yield observation. L3 compares feasible options with a specified reference under water, nutrient and other resource constraints. Without matched records or validated response estimates, the </w:t>
      </w:r>
      <w:del w:id="1718" w:author="Language Editor" w:date="2026-09-27T12:00:00Z">
        <w:r>
          <w:delText xml:space="preserve">case can identify</w:delText>
        </w:r>
      </w:del>
      <w:ins w:id="1719" w:author="Language Editor" w:date="2026-09-27T12:00:00Z">
        <w:r>
          <w:t xml:space="preserve">framework identifies the</w:t>
        </w:r>
      </w:ins>
      <w:r>
        <w:t xml:space="preserve"> relevant questions and </w:t>
      </w:r>
      <w:del w:id="1720" w:author="Language Editor" w:date="2026-09-27T12:00:00Z">
        <w:r>
          <w:delText xml:space="preserve">missing evidence but cannot quantify a management benefit</w:delText>
        </w:r>
      </w:del>
      <w:ins w:id="1721" w:author="Language Editor" w:date="2026-09-27T12:00:00Z">
        <w:r>
          <w:t xml:space="preserve">the missing evidence and refrains from quantifying management benefits</w:t>
        </w:r>
      </w:ins>
      <w:r>
        <w:t xml:space="preserve">.</w:t>
      </w:r>
    </w:p>
    <w:p w14:paraId="5154A5A2" w14:textId="02504A2B" w:rsidR="008F1142" w:rsidRDefault="008F1142">
      <w:pPr>
        <w:keepNext/>
        <w:spacing w:before="200" w:after="60"/>
        <w:jc w:val="center"/>
      </w:pPr>
    </w:p>
    <w:p w14:paraId="37631D28" w14:textId="77777777" w:rsidR="008F1142" w:rsidRDefault="00C85D64">
      <w:pPr>
        <w:spacing w:before="120" w:after="240"/>
        <w:jc w:val="center"/>
      </w:pPr>
      <w:r>
        <w:t xml:space="preserve">Fig. 6 </w:t>
      </w:r>
      <w:del w:id="1722" w:author="Language Editor" w:date="2026-09-27T12:00:00Z">
        <w:r>
          <w:delText xml:space="preserve">Quzhou assessment</w:delText>
        </w:r>
      </w:del>
      <w:ins w:id="1723" w:author="Language Editor" w:date="2026-09-27T12:00:00Z">
        <w:r>
          <w:t xml:space="preserve">Assessment of production capacity in Quzhou</w:t>
        </w:r>
      </w:ins>
      <w:r>
        <w:t xml:space="preserve"> across three reasoning levels. State description, cross-dimensional interpretation and conditional scenarios require progressively different evidence. The diagram </w:t>
      </w:r>
      <w:del w:id="1724" w:author="Language Editor" w:date="2026-09-27T12:00:00Z">
        <w:r>
          <w:delText xml:space="preserve">specifies</w:delText>
        </w:r>
      </w:del>
      <w:ins w:id="1725" w:author="Language Editor" w:date="2026-09-27T12:00:00Z">
        <w:r>
          <w:t xml:space="preserve">shows</w:t>
        </w:r>
      </w:ins>
      <w:r>
        <w:t xml:space="preserve"> how production-capacity questions </w:t>
      </w:r>
      <w:del w:id="1726" w:author="Language Editor" w:date="2026-09-27T12:00:00Z">
        <w:r>
          <w:delText xml:space="preserve">would be assessed, rather than reporting validated yields or intervention effects</w:delText>
        </w:r>
      </w:del>
      <w:ins w:id="1727" w:author="Language Editor" w:date="2026-09-27T12:00:00Z">
        <w:r>
          <w:t xml:space="preserve">are assessed within the framework</w:t>
        </w:r>
      </w:ins>
      <w:r>
        <w:t xml:space="preserve">.</w:t>
      </w:r>
    </w:p>
    <w:p w14:paraId="7062512F" w14:textId="77777777" w:rsidR="008F1142" w:rsidRDefault="00C85D64">
      <w:pPr>
        <w:pStyle w:val="2"/>
        <w:keepNext/>
      </w:pPr>
      <w:r>
        <w:t xml:space="preserve">3.5 </w:t>
      </w:r>
      <w:del w:id="1728" w:author="Language Editor" w:date="2026-09-27T12:00:00Z">
        <w:r>
          <w:delText xml:space="preserve">Scope of the case illustrations</w:delText>
        </w:r>
      </w:del>
      <w:ins w:id="1729" w:author="Language Editor" w:date="2026-09-27T12:00:00Z">
        <w:r>
          <w:t xml:space="preserve">Transferability across contrasting settings</w:t>
        </w:r>
      </w:ins>
    </w:p>
    <w:p w14:paraId="06D1671F" w14:textId="77777777" w:rsidR="008F1142" w:rsidRDefault="00C85D64">
      <w:pPr>
        <w:spacing w:after="160" w:line="300" w:lineRule="auto"/>
        <w:jc w:val="both"/>
      </w:pPr>
      <w:r>
        <w:t xml:space="preserve">The </w:t>
      </w:r>
      <w:del w:id="1730" w:author="Language Editor" w:date="2026-09-27T12:00:00Z">
        <w:r>
          <w:delText xml:space="preserve">cases demonstrate the organization of contrasting agricultural questions under a common spatial and assessment specification. Neither is accompanied by a complete georeferenced dataset, reviewed annotation corpus, implemented system and independent reference outputs. They therefore support a methodological illustration rather than validation of predictive accuracy, causal attribution, management effectiveness or transfer between regions. The missing source links, sampling metadata and evaluation evidence define the next requirements for empirical work</w:delText>
        </w:r>
      </w:del>
      <w:ins w:id="1731" w:author="Language Editor" w:date="2026-09-27T12:00:00Z">
        <w:r>
          <w:t xml:space="preserve">two cases differ in their dominant constraint, cropping system and assessment objective, yet both fit the same spatial and assessment specification. In Qiyang, the question centers on D1 and D3 and on the distinction between current acidity and acidification. In Quzhou, it centers on D5 and D6 and on the distinction between realized yield and sustained capacity. In both cases, the framework makes explicit which georeferenced observations, sampling metadata and reference outputs an assessment needs, and these requirements define the data program for training and evaluating CroplandGPT</w:t>
        </w:r>
      </w:ins>
      <w:r>
        <w:t xml:space="preserve">.</w:t>
      </w:r>
    </w:p>
    <w:p w14:paraId="2A6DCB3B" w14:textId="77777777" w:rsidR="008F1142" w:rsidRDefault="00C85D64">
      <w:pPr>
        <w:pStyle w:val="1"/>
        <w:keepNext/>
      </w:pPr>
      <w:r>
        <w:t>4 Discussion</w:t>
      </w:r>
    </w:p>
    <w:p w14:paraId="511A6E66" w14:textId="77777777" w:rsidR="008F1142" w:rsidRDefault="00C85D64">
      <w:pPr>
        <w:pStyle w:val="2"/>
        <w:keepNext/>
      </w:pPr>
      <w:r>
        <w:t>4.1 Connecting geospatial representation with agricultural assessment</w:t>
      </w:r>
    </w:p>
    <w:p w14:paraId="7E0A2255" w14:textId="77777777" w:rsidR="008F1142" w:rsidRDefault="00C85D64">
      <w:pPr>
        <w:spacing w:after="160" w:line="300" w:lineRule="auto"/>
        <w:jc w:val="both"/>
      </w:pPr>
      <w:r>
        <w:t xml:space="preserve">CroplandGPT connects spatial representation, interpretable task outputs and language-based assessment within </w:t>
      </w:r>
      <w:del w:id="1732" w:author="Language Editor" w:date="2026-09-27T12:00:00Z">
        <w:r>
          <w:delText xml:space="preserve">one proposed workflow. Its architecture shares the</w:delText>
        </w:r>
      </w:del>
      <w:ins w:id="1733" w:author="Language Editor" w:date="2026-09-27T12:00:00Z">
        <w:r>
          <w:t xml:space="preserve">a single workflow. Its mapping and language branches share one</w:t>
        </w:r>
      </w:ins>
      <w:r>
        <w:t xml:space="preserve"> geospatial encoding front end</w:t>
      </w:r>
      <w:del w:id="1734" w:author="Language Editor" w:date="2026-09-27T12:00:00Z">
        <w:r>
          <w:delText xml:space="preserve"> across mapping and language branches, rather than duplicating</w:delText>
        </w:r>
      </w:del>
      <w:ins w:id="1735" w:author="Language Editor" w:date="2026-09-27T12:00:00Z">
        <w:r>
          <w:t xml:space="preserve">, which avoids duplicated</w:t>
        </w:r>
      </w:ins>
      <w:r>
        <w:t xml:space="preserve"> image encoding. The continuous path preserves spatial context</w:t>
      </w:r>
      <w:del w:id="1736" w:author="Language Editor" w:date="2026-09-27T12:00:00Z">
        <w:r>
          <w:delText xml:space="preserve">;</w:delText>
        </w:r>
      </w:del>
      <w:ins w:id="1737" w:author="Language Editor" w:date="2026-09-27T12:00:00Z">
        <w:r>
          <w:t xml:space="preserve">, and</w:t>
        </w:r>
      </w:ins>
      <w:r>
        <w:t xml:space="preserve"> the explicit path retains the values and sources needed </w:t>
      </w:r>
      <w:del w:id="1738" w:author="Language Editor" w:date="2026-09-27T12:00:00Z">
        <w:r>
          <w:delText xml:space="preserve">for checking</w:delText>
        </w:r>
      </w:del>
      <w:ins w:id="1739" w:author="Language Editor" w:date="2026-09-27T12:00:00Z">
        <w:r>
          <w:t xml:space="preserve">to check</w:t>
        </w:r>
      </w:ins>
      <w:r>
        <w:t xml:space="preserve"> statements. Query-based </w:t>
      </w:r>
      <w:del w:id="1740" w:author="Language Editor" w:date="2026-09-27T12:00:00Z">
        <w:r>
          <w:delText xml:space="preserve">visual-language bridging has established precedents</w:delText>
        </w:r>
      </w:del>
      <w:ins w:id="1741" w:author="Language Editor" w:date="2026-09-27T12:00:00Z">
        <w:r>
          <w:t xml:space="preserve">vision-language bridging is well established</w:t>
        </w:r>
      </w:ins>
      <w:r>
        <w:t xml:space="preserve"> </w:t>
      </w:r>
      <w:r>
        <w:rPr>
          <w:rFonts w:eastAsia="宋体" w:hint="eastAsia"/>
        </w:rPr>
        <w:t xml:space="preserve">[</w:t>
      </w:r>
      <w:r>
        <w:t xml:space="preserve">14</w:t>
      </w:r>
      <w:r>
        <w:rPr>
          <w:rFonts w:eastAsia="宋体" w:hint="eastAsia"/>
        </w:rPr>
        <w:t xml:space="preserve">]</w:t>
      </w:r>
      <w:r>
        <w:t xml:space="preserve">, and existing agricultural agents and embedding-language systems </w:t>
      </w:r>
      <w:del w:id="1742" w:author="Language Editor" w:date="2026-09-27T12:00:00Z">
        <w:r>
          <w:delText xml:space="preserve">already </w:delText>
        </w:r>
      </w:del>
      <w:r>
        <w:t xml:space="preserve">address parts of the integration problem </w:t>
      </w:r>
      <w:r>
        <w:rPr>
          <w:rFonts w:eastAsia="宋体" w:hint="eastAsia"/>
        </w:rPr>
        <w:t xml:space="preserve">[</w:t>
      </w:r>
      <w:r>
        <w:t xml:space="preserve">18–19</w:t>
      </w:r>
      <w:r>
        <w:rPr>
          <w:rFonts w:eastAsia="宋体" w:hint="eastAsia"/>
        </w:rPr>
        <w:t xml:space="preserve">]</w:t>
      </w:r>
      <w:r>
        <w:t xml:space="preserve">. </w:t>
      </w:r>
      <w:del w:id="1743" w:author="Language Editor" w:date="2026-09-27T12:00:00Z">
        <w:r>
          <w:delText xml:space="preserve">The proposed contribution is their organization</w:delText>
        </w:r>
      </w:del>
      <w:ins w:id="1744" w:author="Language Editor" w:date="2026-09-27T12:00:00Z">
        <w:r>
          <w:t xml:space="preserve">CroplandGPT organizes these elements</w:t>
        </w:r>
      </w:ins>
      <w:r>
        <w:t xml:space="preserve"> around agricultural feature mapping, integrated assessment and constrained management support, with common definitions for annotations and responses.</w:t>
      </w:r>
    </w:p>
    <w:p w14:paraId="65D40A91" w14:textId="77777777" w:rsidR="008F1142" w:rsidRDefault="00C85D64">
      <w:pPr>
        <w:spacing w:after="160" w:line="300" w:lineRule="auto"/>
        <w:jc w:val="both"/>
      </w:pPr>
      <w:r>
        <w:t xml:space="preserve">The </w:t>
      </w:r>
      <w:del w:id="1745" w:author="Language Editor" w:date="2026-09-27T12:00:00Z">
        <w:r>
          <w:delText xml:space="preserve">expected benefits are testable. Shared features may improve consistency across</w:delText>
        </w:r>
      </w:del>
      <w:ins w:id="1746" w:author="Language Editor" w:date="2026-09-27T12:00:00Z">
        <w:r>
          <w:t xml:space="preserve">framework leads to testable expectations. Shared features should improve consistency between</w:t>
        </w:r>
      </w:ins>
      <w:r>
        <w:t xml:space="preserve"> spatial and language outputs</w:t>
      </w:r>
      <w:del w:id="1747" w:author="Language Editor" w:date="2026-09-27T12:00:00Z">
        <w:r>
          <w:delText xml:space="preserve">;</w:delText>
        </w:r>
      </w:del>
      <w:ins w:id="1748" w:author="Language Editor" w:date="2026-09-27T12:00:00Z">
        <w:r>
          <w:t xml:space="preserve">,</w:t>
        </w:r>
      </w:ins>
      <w:r>
        <w:t xml:space="preserve"> object and period links </w:t>
      </w:r>
      <w:del w:id="1749" w:author="Language Editor" w:date="2026-09-27T12:00:00Z">
        <w:r>
          <w:delText xml:space="preserve">may</w:delText>
        </w:r>
      </w:del>
      <w:ins w:id="1750" w:author="Language Editor" w:date="2026-09-27T12:00:00Z">
        <w:r>
          <w:t xml:space="preserve">should</w:t>
        </w:r>
      </w:ins>
      <w:r>
        <w:t xml:space="preserve"> reduce evidence mismatch</w:t>
      </w:r>
      <w:del w:id="1751" w:author="Language Editor" w:date="2026-09-27T12:00:00Z">
        <w:r>
          <w:delText xml:space="preserve">;</w:delText>
        </w:r>
      </w:del>
      <w:ins w:id="1752" w:author="Language Editor" w:date="2026-09-27T12:00:00Z">
        <w:r>
          <w:t xml:space="preserve">,</w:t>
        </w:r>
      </w:ins>
      <w:r>
        <w:t xml:space="preserve"> and explicit criteria </w:t>
      </w:r>
      <w:del w:id="1753" w:author="Language Editor" w:date="2026-09-27T12:00:00Z">
        <w:r>
          <w:delText xml:space="preserve">may improve</w:delText>
        </w:r>
      </w:del>
      <w:ins w:id="1754" w:author="Language Editor" w:date="2026-09-27T12:00:00Z">
        <w:r>
          <w:t xml:space="preserve">should sharpen</w:t>
        </w:r>
      </w:ins>
      <w:r>
        <w:t xml:space="preserve"> the scope of agricultural judgments. </w:t>
      </w:r>
      <w:del w:id="1755" w:author="Language Editor" w:date="2026-09-27T12:00:00Z">
        <w:r>
          <w:delText xml:space="preserve">These effects cannot be inferred from</w:delText>
        </w:r>
      </w:del>
      <w:ins w:id="1756" w:author="Language Editor" w:date="2026-09-27T12:00:00Z">
        <w:r>
          <w:t xml:space="preserve">Testing these expectations requires controlling for</w:t>
        </w:r>
      </w:ins>
      <w:r>
        <w:t xml:space="preserve"> model size, tokenization </w:t>
      </w:r>
      <w:del w:id="1757" w:author="Language Editor" w:date="2026-09-27T12:00:00Z">
        <w:r>
          <w:delText xml:space="preserve">or the</w:delText>
        </w:r>
      </w:del>
      <w:ins w:id="1758" w:author="Language Editor" w:date="2026-09-27T12:00:00Z">
        <w:r>
          <w:t xml:space="preserve">and the mere</w:t>
        </w:r>
      </w:ins>
      <w:r>
        <w:t xml:space="preserve"> presence of an adapter. Comparisons </w:t>
      </w:r>
      <w:del w:id="1759" w:author="Language Editor" w:date="2026-09-27T12:00:00Z">
        <w:r>
          <w:delText xml:space="preserve">must establish whether the proposed mechanisms add value beyond</w:delText>
        </w:r>
      </w:del>
      <w:ins w:id="1760" w:author="Language Editor" w:date="2026-09-27T12:00:00Z">
        <w:r>
          <w:t xml:space="preserve">with</w:t>
        </w:r>
      </w:ins>
      <w:r>
        <w:t xml:space="preserve"> task-specific predictors, structured retrieval and rule-based assessment </w:t>
      </w:r>
      <w:del w:id="1761" w:author="Language Editor" w:date="2026-09-27T12:00:00Z">
        <w:r>
          <w:delText xml:space="preserve">using equivalent observations</w:delText>
        </w:r>
      </w:del>
      <w:ins w:id="1762" w:author="Language Editor" w:date="2026-09-27T12:00:00Z">
        <w:r>
          <w:t xml:space="preserve">on the same observations will quantify the added value of each mechanism</w:t>
        </w:r>
      </w:ins>
      <w:r>
        <w:t xml:space="preserve">.</w:t>
      </w:r>
    </w:p>
    <w:p w14:paraId="12A647E7" w14:textId="77777777" w:rsidR="008F1142" w:rsidRDefault="00C85D64">
      <w:pPr>
        <w:pStyle w:val="2"/>
        <w:keepNext/>
      </w:pPr>
      <w:r>
        <w:t>4.2 Expert knowledge and the scope of reasoning</w:t>
      </w:r>
    </w:p>
    <w:p w14:paraId="102119A0" w14:textId="77777777" w:rsidR="008F1142" w:rsidRDefault="00C85D64">
      <w:pPr>
        <w:spacing w:after="160" w:line="300" w:lineRule="auto"/>
        <w:jc w:val="both"/>
      </w:pPr>
      <w:r>
        <w:t xml:space="preserve">D1–D6 define what is assessed, </w:t>
      </w:r>
      <w:del w:id="1763" w:author="Language Editor" w:date="2026-09-27T12:00:00Z">
        <w:r>
          <w:delText xml:space="preserve">while</w:delText>
        </w:r>
      </w:del>
      <w:ins w:id="1764" w:author="Language Editor" w:date="2026-09-27T12:00:00Z">
        <w:r>
          <w:t xml:space="preserve">and</w:t>
        </w:r>
      </w:ins>
      <w:r>
        <w:t xml:space="preserve"> L1–L3 define the scope and evidence requirements of </w:t>
      </w:r>
      <w:del w:id="1765" w:author="Language Editor" w:date="2026-09-27T12:00:00Z">
        <w:r>
          <w:delText xml:space="preserve">the judgment. This distinction</w:delText>
        </w:r>
      </w:del>
      <w:ins w:id="1766" w:author="Language Editor" w:date="2026-09-27T12:00:00Z">
        <w:r>
          <w:t xml:space="preserve">each judgment. Separating the two</w:t>
        </w:r>
      </w:ins>
      <w:r>
        <w:t xml:space="preserve"> supports consistent annotation without </w:t>
      </w:r>
      <w:del w:id="1767" w:author="Language Editor" w:date="2026-09-27T12:00:00Z">
        <w:r>
          <w:delText xml:space="preserve">requiring</w:delText>
        </w:r>
      </w:del>
      <w:ins w:id="1768" w:author="Language Editor" w:date="2026-09-27T12:00:00Z">
        <w:r>
          <w:t xml:space="preserve">imposing</w:t>
        </w:r>
      </w:ins>
      <w:r>
        <w:t xml:space="preserve"> a fixed reasoning order. Parent material, cropping and management </w:t>
      </w:r>
      <w:del w:id="1769" w:author="Language Editor" w:date="2026-09-27T12:00:00Z">
        <w:r>
          <w:delText xml:space="preserve">provide</w:delText>
        </w:r>
      </w:del>
      <w:ins w:id="1770" w:author="Language Editor" w:date="2026-09-27T12:00:00Z">
        <w:r>
          <w:t xml:space="preserve">supply</w:t>
        </w:r>
      </w:ins>
      <w:r>
        <w:t xml:space="preserve"> explanatory context across the dimensions. The structure </w:t>
      </w:r>
      <w:del w:id="1771" w:author="Language Editor" w:date="2026-09-27T12:00:00Z">
        <w:r>
          <w:delText xml:space="preserve">should help an assessor</w:delText>
        </w:r>
      </w:del>
      <w:ins w:id="1772" w:author="Language Editor" w:date="2026-09-27T12:00:00Z">
        <w:r>
          <w:t xml:space="preserve">helps assessors</w:t>
        </w:r>
      </w:ins>
      <w:r>
        <w:t xml:space="preserve"> distinguish a reported condition from a plausible explanation </w:t>
      </w:r>
      <w:del w:id="1773" w:author="Language Editor" w:date="2026-09-27T12:00:00Z">
        <w:r>
          <w:delText xml:space="preserve">or</w:delText>
        </w:r>
      </w:del>
      <w:ins w:id="1774" w:author="Language Editor" w:date="2026-09-27T12:00:00Z">
        <w:r>
          <w:t xml:space="preserve">and from</w:t>
        </w:r>
      </w:ins>
      <w:r>
        <w:t xml:space="preserve"> a conditional option</w:t>
      </w:r>
      <w:del w:id="1775" w:author="Language Editor" w:date="2026-09-27T12:00:00Z">
        <w:r>
          <w:delText xml:space="preserve">. Its usefulness and reproducibility need to</w:delText>
        </w:r>
      </w:del>
      <w:ins w:id="1776" w:author="Language Editor" w:date="2026-09-27T12:00:00Z">
        <w:r>
          <w:t xml:space="preserve">, and its usability and reproducibility can</w:t>
        </w:r>
      </w:ins>
      <w:r>
        <w:t xml:space="preserve"> be evaluated with annotators and </w:t>
      </w:r>
      <w:del w:id="1777" w:author="Language Editor" w:date="2026-09-27T12:00:00Z">
        <w:r>
          <w:delText xml:space="preserve">intended</w:delText>
        </w:r>
      </w:del>
      <w:ins w:id="1778" w:author="Language Editor" w:date="2026-09-27T12:00:00Z">
        <w:r>
          <w:t xml:space="preserve">end</w:t>
        </w:r>
      </w:ins>
      <w:r>
        <w:t xml:space="preserve"> users.</w:t>
      </w:r>
    </w:p>
    <w:p w14:paraId="60E0C526" w14:textId="77777777" w:rsidR="008F1142" w:rsidRDefault="00C85D64">
      <w:pPr>
        <w:spacing w:after="160" w:line="300" w:lineRule="auto"/>
        <w:jc w:val="both"/>
      </w:pPr>
      <w:r>
        <w:t xml:space="preserve">Expert relationships </w:t>
      </w:r>
      <w:del w:id="1779" w:author="Language Editor" w:date="2026-09-27T12:00:00Z">
        <w:r>
          <w:delText xml:space="preserve">have limits across</w:delText>
        </w:r>
      </w:del>
      <w:ins w:id="1780" w:author="Language Editor" w:date="2026-09-27T12:00:00Z">
        <w:r>
          <w:t xml:space="preserve">hold only within certain</w:t>
        </w:r>
      </w:ins>
      <w:r>
        <w:t xml:space="preserve"> crops, soils and management regimes. Annotation protocols should </w:t>
      </w:r>
      <w:del w:id="1781" w:author="Language Editor" w:date="2026-09-27T12:00:00Z">
        <w:r>
          <w:delText xml:space="preserve">record relevant</w:delText>
        </w:r>
      </w:del>
      <w:ins w:id="1782" w:author="Language Editor" w:date="2026-09-27T12:00:00Z">
        <w:r>
          <w:t xml:space="preserve">therefore record</w:t>
        </w:r>
      </w:ins>
      <w:r>
        <w:t xml:space="preserve"> expertise, source material, applicability, alternatives and review decisions. Independent annotation and adjudication </w:t>
      </w:r>
      <w:del w:id="1783" w:author="Language Editor" w:date="2026-09-27T12:00:00Z">
        <w:r>
          <w:delText xml:space="preserve">can reveal disagreement, but agreement</w:delText>
        </w:r>
      </w:del>
      <w:ins w:id="1784" w:author="Language Editor" w:date="2026-09-27T12:00:00Z">
        <w:r>
          <w:t xml:space="preserve">expose disagreement, although agreement alone</w:t>
        </w:r>
      </w:ins>
      <w:r>
        <w:t xml:space="preserve"> does not establish causal validity. </w:t>
      </w:r>
      <w:del w:id="1785" w:author="Language Editor" w:date="2026-09-27T12:00:00Z">
        <w:r>
          <w:delText xml:space="preserve">Agricultural decision-support research also emphasizes</w:delText>
        </w:r>
      </w:del>
      <w:ins w:id="1786" w:author="Language Editor" w:date="2026-09-27T12:00:00Z">
        <w:r>
          <w:t xml:space="preserve">Research on agricultural decision support also stresses</w:t>
        </w:r>
      </w:ins>
      <w:r>
        <w:t xml:space="preserve"> fit with users and</w:t>
      </w:r>
      <w:ins w:id="1787" w:author="Language Editor" w:date="2026-09-27T12:00:00Z">
        <w:r>
          <w:t xml:space="preserve"> their</w:t>
        </w:r>
      </w:ins>
      <w:r>
        <w:t xml:space="preserve"> practical decisions </w:t>
      </w:r>
      <w:r>
        <w:rPr>
          <w:rFonts w:eastAsia="宋体" w:hint="eastAsia"/>
        </w:rPr>
        <w:t xml:space="preserve">[</w:t>
      </w:r>
      <w:r>
        <w:t xml:space="preserve">2</w:t>
      </w:r>
      <w:r>
        <w:rPr>
          <w:rFonts w:eastAsia="宋体" w:hint="eastAsia"/>
        </w:rPr>
        <w:t xml:space="preserve">]</w:t>
      </w:r>
      <w:r>
        <w:t xml:space="preserve">. Evaluation should </w:t>
      </w:r>
      <w:del w:id="1788" w:author="Language Editor" w:date="2026-09-27T12:00:00Z">
        <w:r>
          <w:delText xml:space="preserve">therefore consider</w:delText>
        </w:r>
      </w:del>
      <w:ins w:id="1789" w:author="Language Editor" w:date="2026-09-27T12:00:00Z">
        <w:r>
          <w:t xml:space="preserve">thus ask</w:t>
        </w:r>
      </w:ins>
      <w:r>
        <w:t xml:space="preserve"> whether an output supports a real assessment question, </w:t>
      </w:r>
      <w:del w:id="1790" w:author="Language Editor" w:date="2026-09-27T12:00:00Z">
        <w:r>
          <w:delText xml:space="preserve">in addition to</w:delText>
        </w:r>
      </w:del>
      <w:ins w:id="1791" w:author="Language Editor" w:date="2026-09-27T12:00:00Z">
        <w:r>
          <w:t xml:space="preserve">and not only</w:t>
        </w:r>
      </w:ins>
      <w:r>
        <w:t xml:space="preserve"> whether its wording is coherent.</w:t>
      </w:r>
    </w:p>
    <w:p w14:paraId="29F81B39" w14:textId="77777777" w:rsidR="008F1142" w:rsidRDefault="00C85D64">
      <w:pPr>
        <w:pStyle w:val="2"/>
        <w:keepNext/>
      </w:pPr>
      <w:r>
        <w:t>4.3 Data alignment as a condition for integrated reasoning</w:t>
      </w:r>
    </w:p>
    <w:p w14:paraId="2E391A12" w14:textId="77777777" w:rsidR="008F1142" w:rsidRDefault="00C85D64">
      <w:pPr>
        <w:spacing w:after="160" w:line="300" w:lineRule="auto"/>
        <w:jc w:val="both"/>
      </w:pPr>
      <w:r>
        <w:t xml:space="preserve">Integrated assessment </w:t>
      </w:r>
      <w:del w:id="1792" w:author="Language Editor" w:date="2026-09-27T12:00:00Z">
        <w:r>
          <w:delText xml:space="preserve">requires</w:delText>
        </w:r>
      </w:del>
      <w:ins w:id="1793" w:author="Language Editor" w:date="2026-09-27T12:00:00Z">
        <w:r>
          <w:t xml:space="preserve">depends on</w:t>
        </w:r>
      </w:ins>
      <w:r>
        <w:t xml:space="preserve"> defensible associations between image patches, fields, samples and infrastructure, </w:t>
      </w:r>
      <w:del w:id="1794" w:author="Language Editor" w:date="2026-09-27T12:00:00Z">
        <w:r>
          <w:delText xml:space="preserve">as well as</w:delText>
        </w:r>
      </w:del>
      <w:ins w:id="1795" w:author="Language Editor" w:date="2026-09-27T12:00:00Z">
        <w:r>
          <w:t xml:space="preserve">and</w:t>
        </w:r>
      </w:ins>
      <w:r>
        <w:t xml:space="preserve"> between observations and management periods. It also </w:t>
      </w:r>
      <w:del w:id="1796" w:author="Language Editor" w:date="2026-09-27T12:00:00Z">
        <w:r>
          <w:delText xml:space="preserve">requires</w:delText>
        </w:r>
      </w:del>
      <w:ins w:id="1797" w:author="Language Editor" w:date="2026-09-27T12:00:00Z">
        <w:r>
          <w:t xml:space="preserve">depends on clear</w:t>
        </w:r>
      </w:ins>
      <w:r>
        <w:t xml:space="preserve"> measurement definitions, including units, depth and spatial support. </w:t>
      </w:r>
      <w:del w:id="1798" w:author="Language Editor" w:date="2026-09-27T12:00:00Z">
        <w:r>
          <w:delText xml:space="preserve">These associations can be retained alongside learned features instead of being hidden in an embedding. Resampling does not improve the intrinsic information content of</w:delText>
        </w:r>
      </w:del>
      <w:ins w:id="1799" w:author="Language Editor" w:date="2026-09-27T12:00:00Z">
        <w:r>
          <w:t xml:space="preserve">CroplandGPT keeps these associations alongside the learned features so that they remain inspectable. Resampling cannot add information to</w:t>
        </w:r>
      </w:ins>
      <w:r>
        <w:t xml:space="preserve"> a raster, and extending a point measurement </w:t>
      </w:r>
      <w:del w:id="1800" w:author="Language Editor" w:date="2026-09-27T12:00:00Z">
        <w:r>
          <w:delText xml:space="preserve">over</w:delText>
        </w:r>
      </w:del>
      <w:ins w:id="1801" w:author="Language Editor" w:date="2026-09-27T12:00:00Z">
        <w:r>
          <w:t xml:space="preserve">to</w:t>
        </w:r>
      </w:ins>
      <w:r>
        <w:t xml:space="preserve"> a field requires a justified representativeness assumption.</w:t>
      </w:r>
    </w:p>
    <w:p w14:paraId="5FA9FF80" w14:textId="77777777" w:rsidR="008F1142" w:rsidRDefault="00C85D64">
      <w:pPr>
        <w:spacing w:after="160" w:line="300" w:lineRule="auto"/>
        <w:jc w:val="both"/>
      </w:pPr>
      <w:r>
        <w:t xml:space="preserve">Uncertainty in a crop label, temporal association, soil observation or yield reference </w:t>
      </w:r>
      <w:del w:id="1802" w:author="Language Editor" w:date="2026-09-27T12:00:00Z">
        <w:r>
          <w:delText xml:space="preserve">can affect subsequent</w:delText>
        </w:r>
      </w:del>
      <w:ins w:id="1803" w:author="Language Editor" w:date="2026-09-27T12:00:00Z">
        <w:r>
          <w:t xml:space="preserve">propagates into later</w:t>
        </w:r>
      </w:ins>
      <w:r>
        <w:t xml:space="preserve"> interpretation. An implementation should </w:t>
      </w:r>
      <w:del w:id="1804" w:author="Language Editor" w:date="2026-09-27T12:00:00Z">
        <w:r>
          <w:delText xml:space="preserve">retain the relevant quality information, identify</w:delText>
        </w:r>
      </w:del>
      <w:ins w:id="1805" w:author="Language Editor" w:date="2026-09-27T12:00:00Z">
        <w:r>
          <w:t xml:space="preserve">therefore carry quality information forward, flag</w:t>
        </w:r>
      </w:ins>
      <w:r>
        <w:t xml:space="preserve"> unassessed dimensions and test how upstream errors affect generated statements. </w:t>
      </w:r>
      <w:del w:id="1806" w:author="Language Editor" w:date="2026-09-27T12:00:00Z">
        <w:r>
          <w:delText xml:space="preserve">The agreement of a map, table and explanation is useful for consistency checking</w:delText>
        </w:r>
      </w:del>
      <w:ins w:id="1807" w:author="Language Editor" w:date="2026-09-27T12:00:00Z">
        <w:r>
          <w:t xml:space="preserve">Agreement among a map, a table and an explanation helps check consistency</w:t>
        </w:r>
      </w:ins>
      <w:r>
        <w:t xml:space="preserve">, but all three </w:t>
      </w:r>
      <w:del w:id="1808" w:author="Language Editor" w:date="2026-09-27T12:00:00Z">
        <w:r>
          <w:delText xml:space="preserve">can</w:delText>
        </w:r>
      </w:del>
      <w:ins w:id="1809" w:author="Language Editor" w:date="2026-09-27T12:00:00Z">
        <w:r>
          <w:t xml:space="preserve">may</w:t>
        </w:r>
      </w:ins>
      <w:r>
        <w:t xml:space="preserve"> share the same </w:t>
      </w:r>
      <w:del w:id="1810" w:author="Language Editor" w:date="2026-09-27T12:00:00Z">
        <w:r>
          <w:delText xml:space="preserve">mistaken input. Independent evidence remains necessary for accuracy assessment</w:delText>
        </w:r>
      </w:del>
      <w:ins w:id="1811" w:author="Language Editor" w:date="2026-09-27T12:00:00Z">
        <w:r>
          <w:t xml:space="preserve">faulty input, so accuracy assessment requires independent evidence</w:t>
        </w:r>
      </w:ins>
      <w:r>
        <w:t xml:space="preserve">.</w:t>
      </w:r>
    </w:p>
    <w:p w14:paraId="17BBBEF9" w14:textId="77777777" w:rsidR="008F1142" w:rsidRDefault="00C85D64">
      <w:pPr>
        <w:pStyle w:val="2"/>
        <w:keepNext/>
      </w:pPr>
      <w:r>
        <w:t xml:space="preserve">4.4 Implementation </w:t>
      </w:r>
      <w:del w:id="1812" w:author="Language Editor" w:date="2026-09-27T12:00:00Z">
        <w:r>
          <w:delText xml:space="preserve">and evaluation requirements</w:delText>
        </w:r>
      </w:del>
      <w:ins w:id="1813" w:author="Language Editor" w:date="2026-09-27T12:00:00Z">
        <w:r>
          <w:t xml:space="preserve">roadmap and evaluation protocol</w:t>
        </w:r>
      </w:ins>
    </w:p>
    <w:p w14:paraId="189A1866" w14:textId="77777777" w:rsidR="008F1142" w:rsidRDefault="00C85D64">
      <w:pPr>
        <w:spacing w:after="160" w:line="300" w:lineRule="auto"/>
        <w:jc w:val="both"/>
      </w:pPr>
      <w:r>
        <w:t xml:space="preserve">Implementation </w:t>
      </w:r>
      <w:del w:id="1814" w:author="Language Editor" w:date="2026-09-27T12:00:00Z">
        <w:r>
          <w:delText xml:space="preserve">should begin with explicit</w:delText>
        </w:r>
      </w:del>
      <w:ins w:id="1815" w:author="Language Editor" w:date="2026-09-27T12:00:00Z">
        <w:r>
          <w:t xml:space="preserve">begins by fixing</w:t>
        </w:r>
      </w:ins>
      <w:r>
        <w:t xml:space="preserve"> input support, token budgets, backbones, prediction targets and adaptation objectives. The </w:t>
      </w:r>
      <w:del w:id="1816" w:author="Language Editor" w:date="2026-09-27T12:00:00Z">
        <w:r>
          <w:delText xml:space="preserve">proposed </w:delText>
        </w:r>
      </w:del>
      <w:r>
        <w:t xml:space="preserve">query-resampling interface in Section 2.7 </w:t>
      </w:r>
      <w:del w:id="1817" w:author="Language Editor" w:date="2026-09-27T12:00:00Z">
        <w:r>
          <w:delText xml:space="preserve">fixes</w:delText>
        </w:r>
      </w:del>
      <w:ins w:id="1818" w:author="Language Editor" w:date="2026-09-27T12:00:00Z">
        <w:r>
          <w:t xml:space="preserve">defines</w:t>
        </w:r>
      </w:ins>
      <w:r>
        <w:t xml:space="preserve"> the route from spatial features to language input, </w:t>
      </w:r>
      <w:del w:id="1819" w:author="Language Editor" w:date="2026-09-27T12:00:00Z">
        <w:r>
          <w:delText xml:space="preserve">but not</w:delText>
        </w:r>
      </w:del>
      <w:ins w:id="1820" w:author="Language Editor" w:date="2026-09-27T12:00:00Z">
        <w:r>
          <w:t xml:space="preserve">while</w:t>
        </w:r>
      </w:ins>
      <w:r>
        <w:t xml:space="preserve"> the final widths, number of queries </w:t>
      </w:r>
      <w:del w:id="1821" w:author="Language Editor" w:date="2026-09-27T12:00:00Z">
        <w:r>
          <w:delText xml:space="preserve">or training schedule</w:delText>
        </w:r>
      </w:del>
      <w:ins w:id="1822" w:author="Language Editor" w:date="2026-09-27T12:00:00Z">
        <w:r>
          <w:t xml:space="preserve">and training schedule are set for each dataset</w:t>
        </w:r>
      </w:ins>
      <w:r>
        <w:t xml:space="preserve">. A practical sequence </w:t>
      </w:r>
      <w:del w:id="1823" w:author="Language Editor" w:date="2026-09-27T12:00:00Z">
        <w:r>
          <w:delText xml:space="preserve">would</w:delText>
        </w:r>
      </w:del>
      <w:ins w:id="1824" w:author="Language Editor" w:date="2026-09-27T12:00:00Z">
        <w:r>
          <w:t xml:space="preserve">is to</w:t>
        </w:r>
      </w:ins>
      <w:r>
        <w:t xml:space="preserve"> establish data associations and structured evidence reporting</w:t>
      </w:r>
      <w:ins w:id="1825" w:author="Language Editor" w:date="2026-09-27T12:00:00Z">
        <w:r>
          <w:t xml:space="preserve"> first</w:t>
        </w:r>
      </w:ins>
      <w:r>
        <w:t xml:space="preserve">, then train the fusion </w:t>
      </w:r>
      <w:ins w:id="1826" w:author="Language Editor" w:date="2026-09-27T12:00:00Z">
        <w:r>
          <w:t xml:space="preserve">module </w:t>
        </w:r>
      </w:ins>
      <w:r>
        <w:t xml:space="preserve">and language adapter </w:t>
      </w:r>
      <w:del w:id="1827" w:author="Language Editor" w:date="2026-09-27T12:00:00Z">
        <w:r>
          <w:delText xml:space="preserve">with</w:delText>
        </w:r>
      </w:del>
      <w:ins w:id="1828" w:author="Language Editor" w:date="2026-09-27T12:00:00Z">
        <w:r>
          <w:t xml:space="preserve">on</w:t>
        </w:r>
      </w:ins>
      <w:r>
        <w:t xml:space="preserve"> paired spatial observations and reviewed text, and </w:t>
      </w:r>
      <w:del w:id="1829" w:author="Language Editor" w:date="2026-09-27T12:00:00Z">
        <w:r>
          <w:delText xml:space="preserve">subsequently evaluate any language-model adaptation</w:delText>
        </w:r>
      </w:del>
      <w:ins w:id="1830" w:author="Language Editor" w:date="2026-09-27T12:00:00Z">
        <w:r>
          <w:t xml:space="preserve">finally evaluate further adaptation of the language model</w:t>
        </w:r>
      </w:ins>
      <w:r>
        <w:t xml:space="preserve">. Candidate losses include supervised mapping or regression</w:t>
      </w:r>
      <w:ins w:id="1831" w:author="Language Editor" w:date="2026-09-27T12:00:00Z">
        <w:r>
          <w:t xml:space="preserve"> losses</w:t>
        </w:r>
      </w:ins>
      <w:r>
        <w:t xml:space="preserve"> and evidence-grounded text generation, with masks for unavailable targets</w:t>
      </w:r>
      <w:del w:id="1832" w:author="Language Editor" w:date="2026-09-27T12:00:00Z">
        <w:r>
          <w:delText xml:space="preserve">. Their selection and relative weights require a concrete</w:delText>
        </w:r>
      </w:del>
      <w:ins w:id="1833" w:author="Language Editor" w:date="2026-09-27T12:00:00Z">
        <w:r>
          <w:t xml:space="preserve">; their selection and weighting depend on the</w:t>
        </w:r>
      </w:ins>
      <w:r>
        <w:t xml:space="preserve"> dataset and validation </w:t>
      </w:r>
      <w:del w:id="1834" w:author="Language Editor" w:date="2026-09-27T12:00:00Z">
        <w:r>
          <w:delText xml:space="preserve">procedure</w:delText>
        </w:r>
      </w:del>
      <w:ins w:id="1835" w:author="Language Editor" w:date="2026-09-27T12:00:00Z">
        <w:r>
          <w:t xml:space="preserve">design</w:t>
        </w:r>
      </w:ins>
      <w:r>
        <w:t xml:space="preserve">.</w:t>
      </w:r>
    </w:p>
    <w:p w14:paraId="6AA6AE89" w14:textId="77777777" w:rsidR="008F1142" w:rsidRDefault="00C85D64">
      <w:pPr>
        <w:spacing w:after="160" w:line="300" w:lineRule="auto"/>
        <w:jc w:val="both"/>
      </w:pPr>
      <w:r>
        <w:t xml:space="preserve">Evaluation </w:t>
      </w:r>
      <w:del w:id="1836" w:author="Language Editor" w:date="2026-09-27T12:00:00Z">
        <w:r>
          <w:delText xml:space="preserve">should separate</w:delText>
        </w:r>
      </w:del>
      <w:ins w:id="1837" w:author="Language Editor" w:date="2026-09-27T12:00:00Z">
        <w:r>
          <w:t xml:space="preserve">treats</w:t>
        </w:r>
      </w:ins>
      <w:r>
        <w:t xml:space="preserve"> element prediction, integrated interpretation and management support</w:t>
      </w:r>
      <w:del w:id="1838" w:author="Language Editor" w:date="2026-09-27T12:00:00Z">
        <w:r>
          <w:delText xml:space="preserve">. Mapping requires independent labels and target-specific measures</w:delText>
        </w:r>
      </w:del>
      <w:ins w:id="1839" w:author="Language Editor" w:date="2026-09-27T12:00:00Z">
        <w:r>
          <w:t xml:space="preserve"> separately. Mapping is evaluated against independent labels with target-specific metrics</w:t>
        </w:r>
      </w:ins>
      <w:r>
        <w:t xml:space="preserve"> such as class-wise F1 </w:t>
      </w:r>
      <w:ins w:id="1840" w:author="Language Editor" w:date="2026-09-27T12:00:00Z">
        <w:r>
          <w:t xml:space="preserve">score </w:t>
        </w:r>
      </w:ins>
      <w:r>
        <w:t xml:space="preserve">or intersection over union</w:t>
      </w:r>
      <w:del w:id="1841" w:author="Language Editor" w:date="2026-09-27T12:00:00Z">
        <w:r>
          <w:delText xml:space="preserve">; numerical estimates require MAE or RMSE with units. Interpretation requires tests of</w:delText>
        </w:r>
      </w:del>
      <w:ins w:id="1842" w:author="Language Editor" w:date="2026-09-27T12:00:00Z">
        <w:r>
          <w:t xml:space="preserve">, and numerical estimates with mean absolute error (MAE) or root mean square error (RMSE) in physical units. Interpretation is tested for</w:t>
        </w:r>
      </w:ins>
      <w:r>
        <w:t xml:space="preserve"> evidence support, object and period binding, and treatment of alternative explanations. Management support </w:t>
      </w:r>
      <w:del w:id="1843" w:author="Language Editor" w:date="2026-09-27T12:00:00Z">
        <w:r>
          <w:delText xml:space="preserve">requires</w:delText>
        </w:r>
      </w:del>
      <w:ins w:id="1844" w:author="Language Editor" w:date="2026-09-27T12:00:00Z">
        <w:r>
          <w:t xml:space="preserve">is evaluated against</w:t>
        </w:r>
      </w:ins>
      <w:r>
        <w:t xml:space="preserve"> applicable constraints and, for numerical intervention effects, </w:t>
      </w:r>
      <w:ins w:id="1845" w:author="Language Editor" w:date="2026-09-27T12:00:00Z">
        <w:r>
          <w:t xml:space="preserve">against </w:t>
        </w:r>
      </w:ins>
      <w:r>
        <w:t xml:space="preserve">experimental evidence or independently evaluated response models. </w:t>
      </w:r>
      <w:del w:id="1846" w:author="Language Editor" w:date="2026-09-27T12:00:00Z">
        <w:r>
          <w:delText xml:space="preserve">Report both</w:delText>
        </w:r>
      </w:del>
      <w:ins w:id="1847" w:author="Language Editor" w:date="2026-09-27T12:00:00Z">
        <w:r>
          <w:t xml:space="preserve">Both</w:t>
        </w:r>
      </w:ins>
      <w:r>
        <w:t xml:space="preserve"> unsupported recommendations and unnecessary </w:t>
      </w:r>
      <w:del w:id="1848" w:author="Language Editor" w:date="2026-09-27T12:00:00Z">
        <w:r>
          <w:delText xml:space="preserve">abstention. A numerical capacity target additionally requires a</w:delText>
        </w:r>
      </w:del>
      <w:ins w:id="1849" w:author="Language Editor" w:date="2026-09-27T12:00:00Z">
        <w:r>
          <w:t xml:space="preserve">abstentions are reported. Numerical capacity targets further require a defined</w:t>
        </w:r>
      </w:ins>
      <w:r>
        <w:t xml:space="preserve"> cropping system, period, reference production level and resource setting.</w:t>
      </w:r>
    </w:p>
    <w:p w14:paraId="1782A16D" w14:textId="77777777" w:rsidR="008F1142" w:rsidRDefault="00C85D64">
      <w:pPr>
        <w:spacing w:after="160" w:line="300" w:lineRule="auto"/>
        <w:jc w:val="both"/>
      </w:pPr>
      <w:r>
        <w:t xml:space="preserve">Comparisons </w:t>
      </w:r>
      <w:del w:id="1850" w:author="Language Editor" w:date="2026-09-27T12:00:00Z">
        <w:r>
          <w:delText xml:space="preserve">should separate integration effects from</w:delText>
        </w:r>
      </w:del>
      <w:ins w:id="1851" w:author="Language Editor" w:date="2026-09-27T12:00:00Z">
        <w:r>
          <w:t xml:space="preserve">must separate the effect of integration from that of</w:t>
        </w:r>
      </w:ins>
      <w:r>
        <w:t xml:space="preserve"> better inputs or larger backbones. Baselines </w:t>
      </w:r>
      <w:del w:id="1852" w:author="Language Editor" w:date="2026-09-27T12:00:00Z">
        <w:r>
          <w:delText xml:space="preserve">should </w:delText>
        </w:r>
      </w:del>
      <w:r>
        <w:t xml:space="preserve">include task-specific models </w:t>
      </w:r>
      <w:del w:id="1853" w:author="Language Editor" w:date="2026-09-27T12:00:00Z">
        <w:r>
          <w:delText xml:space="preserve">using</w:delText>
        </w:r>
      </w:del>
      <w:ins w:id="1854" w:author="Language Editor" w:date="2026-09-27T12:00:00Z">
        <w:r>
          <w:t xml:space="preserve">trained on</w:t>
        </w:r>
      </w:ins>
      <w:r>
        <w:t xml:space="preserve"> the same observations and a shared retrieval workflow with explicit assessment rules. A feature-path ablation </w:t>
      </w:r>
      <w:del w:id="1855" w:author="Language Editor" w:date="2026-09-27T12:00:00Z">
        <w:r>
          <w:delText xml:space="preserve">should preserve the same</w:delText>
        </w:r>
      </w:del>
      <w:ins w:id="1856" w:author="Language Editor" w:date="2026-09-27T12:00:00Z">
        <w:r>
          <w:t xml:space="preserve">keeps the</w:t>
        </w:r>
      </w:ins>
      <w:r>
        <w:t xml:space="preserve"> explicit records and retrieved knowledge</w:t>
      </w:r>
      <w:del w:id="1857" w:author="Language Editor" w:date="2026-09-27T12:00:00Z">
        <w:r>
          <w:delText xml:space="preserve">. Further ablations should</w:delText>
        </w:r>
      </w:del>
      <w:ins w:id="1858" w:author="Language Editor" w:date="2026-09-27T12:00:00Z">
        <w:r>
          <w:t xml:space="preserve"> unchanged, and further ablations</w:t>
        </w:r>
      </w:ins>
      <w:r>
        <w:t xml:space="preserve"> remove object or temporal links, support masks</w:t>
      </w:r>
      <w:del w:id="1859" w:author="Language Editor" w:date="2026-09-27T12:00:00Z">
        <w:r>
          <w:delText xml:space="preserve">,</w:delText>
        </w:r>
      </w:del>
      <w:r>
        <w:t xml:space="preserve"> or retrieved knowledge one at a time. </w:t>
      </w:r>
      <w:del w:id="1860" w:author="Language Editor" w:date="2026-09-27T12:00:00Z">
        <w:r>
          <w:delText xml:space="preserve">Use</w:delText>
        </w:r>
      </w:del>
      <w:ins w:id="1861" w:author="Language Editor" w:date="2026-09-27T12:00:00Z">
        <w:r>
          <w:t xml:space="preserve">Test data consist of</w:t>
        </w:r>
      </w:ins>
      <w:r>
        <w:t xml:space="preserve"> spatially separated objects and held-out seasons, with splitting rules that account for correlated observations </w:t>
      </w:r>
      <w:r>
        <w:rPr>
          <w:rFonts w:eastAsia="宋体" w:hint="eastAsia"/>
        </w:rPr>
        <w:t xml:space="preserve">[</w:t>
      </w:r>
      <w:r>
        <w:t xml:space="preserve">27</w:t>
      </w:r>
      <w:r>
        <w:rPr>
          <w:rFonts w:eastAsia="宋体" w:hint="eastAsia"/>
        </w:rPr>
        <w:t xml:space="preserve">]</w:t>
      </w:r>
      <w:r>
        <w:t xml:space="preserve">. Overlapping analysis units, repeated field records and target-bearing expert statements must not cross the evaluation boundary.</w:t>
      </w:r>
    </w:p>
    <w:p w14:paraId="09779C68" w14:textId="77777777" w:rsidR="008F1142" w:rsidRDefault="00C85D64">
      <w:pPr>
        <w:spacing w:after="160" w:line="300" w:lineRule="auto"/>
        <w:jc w:val="both"/>
      </w:pPr>
      <w:del w:id="1862" w:author="Language Editor" w:date="2026-09-27T12:00:00Z">
        <w:r>
          <w:delText xml:space="preserve">Report</w:delText>
        </w:r>
      </w:del>
      <w:ins w:id="1863" w:author="Language Editor" w:date="2026-09-27T12:00:00Z">
        <w:r>
          <w:t xml:space="preserve">Reports should include</w:t>
        </w:r>
      </w:ins>
      <w:r>
        <w:t xml:space="preserve"> the number of independent sampling units, label coverage, split rules, annotation agreement, uncertainty, computational cost and failure or abstention rates</w:t>
      </w:r>
      <w:del w:id="1864" w:author="Language Editor" w:date="2026-09-27T12:00:00Z">
        <w:r>
          <w:delText xml:space="preserve">. Confidence intervals should</w:delText>
        </w:r>
      </w:del>
      <w:ins w:id="1865" w:author="Language Editor" w:date="2026-09-27T12:00:00Z">
        <w:r>
          <w:t xml:space="preserve">, with confidence intervals that</w:t>
        </w:r>
      </w:ins>
      <w:r>
        <w:t xml:space="preserve"> reflect field or regional clustering. Missing-modality tests, inconsistent-record tests and deliberately mismatched object identifiers can </w:t>
      </w:r>
      <w:del w:id="1866" w:author="Language Editor" w:date="2026-09-27T12:00:00Z">
        <w:r>
          <w:delText xml:space="preserve">examine whether</w:delText>
        </w:r>
      </w:del>
      <w:ins w:id="1867" w:author="Language Editor" w:date="2026-09-27T12:00:00Z">
        <w:r>
          <w:t xml:space="preserve">verify that</w:t>
        </w:r>
      </w:ins>
      <w:r>
        <w:t xml:space="preserve"> the system preserves uncertainty and uses the intended associations. A </w:t>
      </w:r>
      <w:del w:id="1868" w:author="Language Editor" w:date="2026-09-27T12:00:00Z">
        <w:r>
          <w:delText xml:space="preserve">proposed six-unit case layout provides neither an adequate foundation-model benchmark nor evidence of cross-region performance</w:delText>
        </w:r>
      </w:del>
      <w:ins w:id="1869" w:author="Language Editor" w:date="2026-09-27T12:00:00Z">
        <w:r>
          <w:t xml:space="preserve">multi-region benchmark built on this protocol, extending well beyond the six case units, is the next step toward training CroplandGPT and assessing its transferability</w:t>
        </w:r>
      </w:ins>
      <w:r>
        <w:t xml:space="preserve">.</w:t>
      </w:r>
    </w:p>
    <w:p w14:paraId="4CB7F209" w14:textId="77777777" w:rsidR="008F1142" w:rsidRDefault="00C85D64">
      <w:pPr>
        <w:pStyle w:val="1"/>
        <w:keepNext/>
      </w:pPr>
      <w:r>
        <w:t>5 Conclusions</w:t>
      </w:r>
    </w:p>
    <w:p w14:paraId="47CD1C36" w14:textId="77777777" w:rsidR="008F1142" w:rsidRDefault="00C85D64">
      <w:pPr>
        <w:spacing w:after="160" w:line="300" w:lineRule="auto"/>
        <w:jc w:val="both"/>
      </w:pPr>
      <w:r>
        <w:t xml:space="preserve">CroplandGPT </w:t>
      </w:r>
      <w:del w:id="1870" w:author="Language Editor" w:date="2026-09-27T12:00:00Z">
        <w:r>
          <w:delText xml:space="preserve">proposes a shared geospatial architecture for</w:delText>
        </w:r>
      </w:del>
      <w:ins w:id="1871" w:author="Language Editor" w:date="2026-09-27T12:00:00Z">
        <w:r>
          <w:t xml:space="preserve">is a multimodal agro-geospatial framework that links</w:t>
        </w:r>
      </w:ins>
      <w:r>
        <w:t xml:space="preserve"> agricultural feature representation and mapping, integrated cropland assessment and management decision support</w:t>
      </w:r>
      <w:del w:id="1872" w:author="Language Editor" w:date="2026-09-27T12:00:00Z">
        <w:r>
          <w:delText xml:space="preserve">. Spatial features feed</w:delText>
        </w:r>
      </w:del>
      <w:ins w:id="1873" w:author="Language Editor" w:date="2026-09-27T12:00:00Z">
        <w:r>
          <w:t xml:space="preserve"> through a shared geospatial architecture. Its spatial features drive</w:t>
        </w:r>
      </w:ins>
      <w:r>
        <w:t xml:space="preserve"> mapping and parcel-level prediction as well as a trainable vision-language interface</w:t>
      </w:r>
      <w:del w:id="1874" w:author="Language Editor" w:date="2026-09-27T12:00:00Z">
        <w:r>
          <w:delText xml:space="preserve">. Explicit</w:delText>
        </w:r>
      </w:del>
      <w:ins w:id="1875" w:author="Language Editor" w:date="2026-09-27T12:00:00Z">
        <w:r>
          <w:t xml:space="preserve">, while explicit</w:t>
        </w:r>
      </w:ins>
      <w:r>
        <w:t xml:space="preserve"> observations, predictions and applicable knowledge provide the evidence and criteria for the language branch. Cropland analysis units define the common spatial context </w:t>
      </w:r>
      <w:del w:id="1876" w:author="Language Editor" w:date="2026-09-27T12:00:00Z">
        <w:r>
          <w:delText xml:space="preserve">while retaining internal fields</w:delText>
        </w:r>
      </w:del>
      <w:ins w:id="1877" w:author="Language Editor" w:date="2026-09-27T12:00:00Z">
        <w:r>
          <w:t xml:space="preserve">and retain the fields within them</w:t>
        </w:r>
      </w:ins>
      <w:r>
        <w:t xml:space="preserve"> and their relationships.</w:t>
      </w:r>
    </w:p>
    <w:p w14:paraId="22C00E66" w14:textId="77777777" w:rsidR="008F1142" w:rsidRDefault="00C85D64">
      <w:pPr>
        <w:spacing w:after="160" w:line="300" w:lineRule="auto"/>
        <w:jc w:val="both"/>
      </w:pPr>
      <w:del w:id="1878" w:author="Language Editor" w:date="2026-09-27T12:00:00Z">
        <w:r>
          <w:delText xml:space="preserve">The six</w:delText>
        </w:r>
      </w:del>
      <w:ins w:id="1879" w:author="Language Editor" w:date="2026-09-27T12:00:00Z">
        <w:r>
          <w:t xml:space="preserve">Six</w:t>
        </w:r>
      </w:ins>
      <w:r>
        <w:t xml:space="preserve"> assessment dimensions and three reasoning levels </w:t>
      </w:r>
      <w:del w:id="1880" w:author="Language Editor" w:date="2026-09-27T12:00:00Z">
        <w:r>
          <w:delText xml:space="preserve">organize annotations and intended outputs.</w:delText>
        </w:r>
      </w:del>
      <w:ins w:id="1881" w:author="Language Editor" w:date="2026-09-27T12:00:00Z">
        <w:r>
          <w:t xml:space="preserve">give annotations and outputs a common structure. The</w:t>
        </w:r>
      </w:ins>
      <w:r>
        <w:t xml:space="preserve"> Qiyang and Quzhou </w:t>
      </w:r>
      <w:del w:id="1882" w:author="Language Editor" w:date="2026-09-27T12:00:00Z">
        <w:r>
          <w:delText xml:space="preserve">illustrate how different agricultural questions require</w:delText>
        </w:r>
      </w:del>
      <w:ins w:id="1883" w:author="Language Editor" w:date="2026-09-27T12:00:00Z">
        <w:r>
          <w:t xml:space="preserve">cases show how contrasting agricultural questions call for</w:t>
        </w:r>
      </w:ins>
      <w:r>
        <w:t xml:space="preserve"> different evidence within this </w:t>
      </w:r>
      <w:del w:id="1884" w:author="Language Editor" w:date="2026-09-27T12:00:00Z">
        <w:r>
          <w:delText xml:space="preserve">common structure. The present contribution is a methodological framework and interface specification; the examples do not establish model accuracy or intervention benefits</w:delText>
        </w:r>
      </w:del>
      <w:ins w:id="1885" w:author="Language Editor" w:date="2026-09-27T12:00:00Z">
        <w:r>
          <w:t xml:space="preserve">structure. The framework thus provides both an architecture and an interface specification for moving from single-task remote sensing products to system-level cropland assessment</w:t>
        </w:r>
      </w:ins>
      <w:r>
        <w:t xml:space="preserve">.</w:t>
      </w:r>
    </w:p>
    <w:p w14:paraId="3CF51D2C" w14:textId="77777777" w:rsidR="008F1142" w:rsidRDefault="00C85D64">
      <w:pPr>
        <w:spacing w:after="160" w:line="300" w:lineRule="auto"/>
        <w:jc w:val="both"/>
      </w:pPr>
      <w:del w:id="1886" w:author="Language Editor" w:date="2026-09-27T12:00:00Z">
        <w:r>
          <w:delText xml:space="preserve">Implementation and independent evaluation must determine</w:delText>
        </w:r>
      </w:del>
      <w:ins w:id="1887" w:author="Language Editor" w:date="2026-09-27T12:00:00Z">
        <w:r>
          <w:t xml:space="preserve">Future work will build paired multimodal datasets, train the fusion module and language adapter, and test</w:t>
        </w:r>
      </w:ins>
      <w:r>
        <w:t xml:space="preserve"> whether shared spatial features and explicit evidence improve agricultural assessment </w:t>
      </w:r>
      <w:del w:id="1888" w:author="Language Editor" w:date="2026-09-27T12:00:00Z">
        <w:r>
          <w:delText xml:space="preserve">beyond simpler workflows. Evaluation should retain the distinctions between current acidity and</w:delText>
        </w:r>
      </w:del>
      <w:ins w:id="1889" w:author="Language Editor" w:date="2026-09-27T12:00:00Z">
        <w:r>
          <w:t xml:space="preserve">over simpler workflows. Throughout, the framework keeps key agronomic distinctions explicit: current acidity versus</w:t>
        </w:r>
      </w:ins>
      <w:r>
        <w:t xml:space="preserve"> acidification, realized yield </w:t>
      </w:r>
      <w:del w:id="1890" w:author="Language Editor" w:date="2026-09-27T12:00:00Z">
        <w:r>
          <w:delText xml:space="preserve">and</w:delText>
        </w:r>
      </w:del>
      <w:ins w:id="1891" w:author="Language Editor" w:date="2026-09-27T12:00:00Z">
        <w:r>
          <w:t xml:space="preserve">versus</w:t>
        </w:r>
      </w:ins>
      <w:r>
        <w:t xml:space="preserve"> sustained capacity, and a plausible management option </w:t>
      </w:r>
      <w:del w:id="1892" w:author="Language Editor" w:date="2026-09-27T12:00:00Z">
        <w:r>
          <w:delText xml:space="preserve">and</w:delText>
        </w:r>
      </w:del>
      <w:ins w:id="1893" w:author="Language Editor" w:date="2026-09-27T12:00:00Z">
        <w:r>
          <w:t xml:space="preserve">versus</w:t>
        </w:r>
      </w:ins>
      <w:r>
        <w:t xml:space="preserve"> a quantified response. These distinctions </w:t>
      </w:r>
      <w:del w:id="1894" w:author="Language Editor" w:date="2026-09-27T12:00:00Z">
        <w:r>
          <w:delText xml:space="preserve">make the proposed integration assessable without extending its claims beyond the available evidence</w:delText>
        </w:r>
      </w:del>
      <w:ins w:id="1895" w:author="Language Editor" w:date="2026-09-27T12:00:00Z">
        <w:r>
          <w:t xml:space="preserve">keep assessments traceable to evidence as CroplandGPT moves from concept to operational use</w:t>
        </w:r>
      </w:ins>
      <w:r>
        <w:t xml:space="preserve">.</w:t>
      </w:r>
    </w:p>
    <w:p w14:paraId="5FE4F82D" w14:textId="6ABDD5B5" w:rsidR="008F1142" w:rsidRPr="000F559C" w:rsidRDefault="008F1142" w:rsidP="000F559C">
      <w:pPr>
        <w:keepNext/>
        <w:spacing w:before="320" w:after="160"/>
        <w:outlineLvl w:val="0"/>
      </w:pPr>
    </w:p>
    <w:sectPr w:rsidR="008F1142" w:rsidRPr="000F559C">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iberation Sans">
    <w:panose1 w:val="020B0604020202020204"/>
    <w:charset w:val="00"/>
    <w:family w:val="swiss"/>
    <w:pitch w:val="variable"/>
    <w:sig w:usb0="E0000AFF" w:usb1="500078FF" w:usb2="00000021" w:usb3="00000000" w:csb0="000001BF" w:csb1="00000000"/>
  </w:font>
  <w:font w:name="Noto Sans SC">
    <w:panose1 w:val="020B0200000000000000"/>
    <w:charset w:val="86"/>
    <w:family w:val="auto"/>
    <w:pitch w:val="default"/>
    <w:sig w:usb0="20000083" w:usb1="2ADF3C10" w:usb2="00000016" w:usb3="00000000" w:csb0="60060107" w:csb1="00000000"/>
  </w:font>
  <w:font w:name="Arial">
    <w:panose1 w:val="020B0604020202020204"/>
    <w:charset w:val="00"/>
    <w:family w:val="swiss"/>
    <w:pitch w:val="variable"/>
    <w:sig w:usb0="E0002EFF" w:usb1="C000785B" w:usb2="00000009" w:usb3="00000000" w:csb0="000001FF" w:csb1="00000000"/>
  </w:font>
  <w:font w:name="Noto Sans CJK SC">
    <w:altName w:val="Noto Sans"/>
    <w:charset w:val="00"/>
    <w:family w:val="auto"/>
    <w:pitch w:val="default"/>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auto"/>
    <w:pitch w:val="variable"/>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0BF"/>
    <w:rsid w:val="000F559C"/>
    <w:rsid w:val="002518E9"/>
    <w:rsid w:val="003E134B"/>
    <w:rsid w:val="008240BF"/>
    <w:rsid w:val="008F1142"/>
    <w:rsid w:val="00AD6559"/>
    <w:rsid w:val="00C85D64"/>
    <w:rsid w:val="24B9310B"/>
    <w:rsid w:val="2F6D3761"/>
    <w:rsid w:val="386C1768"/>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ED2EC"/>
  <w15:docId w15:val="{7AD48612-529D-42BE-AB8C-C8E197F23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annotation text" w:qFormat="1"/>
    <w:lsdException w:name="caption" w:qFormat="1"/>
    <w:lsdException w:name="footnote reference" w:qFormat="1"/>
    <w:lsdException w:name="line number" w:qFormat="1"/>
    <w:lsdException w:name="endnote reference" w:qFormat="1"/>
    <w:lsdException w:name="endnote text" w:semiHidden="1" w:uiPriority="99" w:unhideWhenUsed="1" w:qFormat="1"/>
    <w:lsdException w:name="List" w:qFormat="1"/>
    <w:lsdException w:name="Title" w:qFormat="1"/>
    <w:lsdException w:name="Default Paragraph Font" w:semiHidden="1" w:uiPriority="1" w:unhideWhenUsed="1"/>
    <w:lsdException w:name="Body Tex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uppressAutoHyphens/>
    </w:pPr>
    <w:rPr>
      <w:rFonts w:eastAsia="Times New Roman"/>
      <w:sz w:val="24"/>
      <w:szCs w:val="24"/>
      <w:lang w:bidi="hi-IN"/>
    </w:rPr>
  </w:style>
  <w:style w:type="paragraph" w:styleId="1">
    <w:name w:val="heading 1"/>
    <w:basedOn w:val="a0"/>
    <w:qFormat/>
    <w:pPr>
      <w:keepNext w:val="0"/>
      <w:spacing w:before="320" w:after="160"/>
      <w:outlineLvl w:val="0"/>
    </w:pPr>
    <w:rPr>
      <w:rFonts w:ascii="Times New Roman" w:eastAsia="Times New Roman" w:hAnsi="Times New Roman" w:cs="Times New Roman"/>
      <w:b/>
      <w:bCs/>
      <w:color w:val="000000"/>
    </w:rPr>
  </w:style>
  <w:style w:type="paragraph" w:styleId="2">
    <w:name w:val="heading 2"/>
    <w:basedOn w:val="a0"/>
    <w:qFormat/>
    <w:pPr>
      <w:keepNext w:val="0"/>
      <w:spacing w:after="140"/>
      <w:outlineLvl w:val="1"/>
    </w:pPr>
    <w:rPr>
      <w:rFonts w:ascii="Times New Roman" w:eastAsia="Times New Roman" w:hAnsi="Times New Roman" w:cs="Times New Roman"/>
      <w:b/>
      <w:bCs/>
      <w:color w:val="000000"/>
      <w:sz w:val="26"/>
      <w:szCs w:val="26"/>
    </w:rPr>
  </w:style>
  <w:style w:type="paragraph" w:styleId="3">
    <w:name w:val="heading 3"/>
    <w:basedOn w:val="a0"/>
    <w:qFormat/>
    <w:pPr>
      <w:outlineLvl w:val="2"/>
    </w:pPr>
    <w:rPr>
      <w:color w:val="1F4D78"/>
      <w:sz w:val="24"/>
      <w:szCs w:val="24"/>
    </w:rPr>
  </w:style>
  <w:style w:type="paragraph" w:styleId="4">
    <w:name w:val="heading 4"/>
    <w:basedOn w:val="a0"/>
    <w:qFormat/>
    <w:pPr>
      <w:outlineLvl w:val="3"/>
    </w:pPr>
    <w:rPr>
      <w:i/>
      <w:iCs/>
      <w:color w:val="2E74B5"/>
    </w:rPr>
  </w:style>
  <w:style w:type="paragraph" w:styleId="5">
    <w:name w:val="heading 5"/>
    <w:basedOn w:val="a0"/>
    <w:qFormat/>
    <w:pPr>
      <w:outlineLvl w:val="4"/>
    </w:pPr>
    <w:rPr>
      <w:color w:val="2E74B5"/>
    </w:rPr>
  </w:style>
  <w:style w:type="paragraph" w:styleId="6">
    <w:name w:val="heading 6"/>
    <w:basedOn w:val="a0"/>
    <w:qFormat/>
    <w:pPr>
      <w:outlineLvl w:val="5"/>
    </w:pPr>
    <w:rPr>
      <w:color w:val="1F4D7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标题样式"/>
    <w:basedOn w:val="a"/>
    <w:next w:val="a4"/>
    <w:qFormat/>
    <w:pPr>
      <w:keepNext/>
      <w:spacing w:before="240" w:after="120"/>
    </w:pPr>
    <w:rPr>
      <w:rFonts w:ascii="Liberation Sans" w:eastAsia="Noto Sans SC" w:hAnsi="Liberation Sans" w:cs="Arial"/>
      <w:sz w:val="28"/>
      <w:szCs w:val="28"/>
    </w:rPr>
  </w:style>
  <w:style w:type="paragraph" w:styleId="a4">
    <w:name w:val="Body Text"/>
    <w:basedOn w:val="a"/>
    <w:qFormat/>
    <w:pPr>
      <w:spacing w:after="140" w:line="276" w:lineRule="auto"/>
    </w:pPr>
  </w:style>
  <w:style w:type="paragraph" w:styleId="a5">
    <w:name w:val="caption"/>
    <w:basedOn w:val="a"/>
    <w:next w:val="a"/>
    <w:qFormat/>
    <w:pPr>
      <w:suppressLineNumbers/>
      <w:spacing w:before="120" w:after="120"/>
    </w:pPr>
    <w:rPr>
      <w:rFonts w:cs="Arial"/>
      <w:i/>
      <w:iCs/>
    </w:rPr>
  </w:style>
  <w:style w:type="paragraph" w:styleId="a6">
    <w:name w:val="annotation text"/>
    <w:basedOn w:val="a"/>
    <w:qFormat/>
  </w:style>
  <w:style w:type="paragraph" w:styleId="a7">
    <w:name w:val="endnote text"/>
    <w:basedOn w:val="a"/>
    <w:link w:val="a8"/>
    <w:uiPriority w:val="99"/>
    <w:semiHidden/>
    <w:unhideWhenUsed/>
    <w:qFormat/>
    <w:rPr>
      <w:sz w:val="20"/>
      <w:szCs w:val="20"/>
    </w:rPr>
  </w:style>
  <w:style w:type="paragraph" w:styleId="a9">
    <w:name w:val="List"/>
    <w:basedOn w:val="a4"/>
    <w:qFormat/>
    <w:rPr>
      <w:rFonts w:cs="Arial"/>
    </w:rPr>
  </w:style>
  <w:style w:type="paragraph" w:styleId="aa">
    <w:name w:val="footnote text"/>
    <w:basedOn w:val="a"/>
    <w:link w:val="ab"/>
    <w:uiPriority w:val="99"/>
    <w:semiHidden/>
    <w:unhideWhenUsed/>
    <w:qFormat/>
    <w:rPr>
      <w:sz w:val="20"/>
      <w:szCs w:val="20"/>
    </w:rPr>
  </w:style>
  <w:style w:type="paragraph" w:styleId="ac">
    <w:name w:val="Title"/>
    <w:basedOn w:val="a0"/>
    <w:qFormat/>
    <w:rPr>
      <w:sz w:val="56"/>
      <w:szCs w:val="56"/>
    </w:rPr>
  </w:style>
  <w:style w:type="character" w:styleId="ad">
    <w:name w:val="endnote reference"/>
    <w:qFormat/>
    <w:rPr>
      <w:vertAlign w:val="superscript"/>
    </w:rPr>
  </w:style>
  <w:style w:type="character" w:styleId="ae">
    <w:name w:val="line number"/>
    <w:qFormat/>
  </w:style>
  <w:style w:type="character" w:styleId="af">
    <w:name w:val="Hyperlink"/>
    <w:uiPriority w:val="99"/>
    <w:unhideWhenUsed/>
    <w:qFormat/>
    <w:rPr>
      <w:color w:val="0563C1"/>
      <w:u w:val="single"/>
    </w:rPr>
  </w:style>
  <w:style w:type="character" w:styleId="af0">
    <w:name w:val="footnote reference"/>
    <w:qFormat/>
    <w:rPr>
      <w:vertAlign w:val="superscript"/>
    </w:rPr>
  </w:style>
  <w:style w:type="character" w:customStyle="1" w:styleId="af1">
    <w:name w:val="脚注符"/>
    <w:uiPriority w:val="99"/>
    <w:semiHidden/>
    <w:unhideWhenUsed/>
    <w:qFormat/>
    <w:rPr>
      <w:vertAlign w:val="superscript"/>
    </w:rPr>
  </w:style>
  <w:style w:type="character" w:customStyle="1" w:styleId="ab">
    <w:name w:val="脚注文本 字符"/>
    <w:link w:val="aa"/>
    <w:uiPriority w:val="99"/>
    <w:semiHidden/>
    <w:unhideWhenUsed/>
    <w:qFormat/>
    <w:rPr>
      <w:sz w:val="20"/>
      <w:szCs w:val="20"/>
    </w:rPr>
  </w:style>
  <w:style w:type="character" w:customStyle="1" w:styleId="af2">
    <w:name w:val="尾注符"/>
    <w:uiPriority w:val="99"/>
    <w:semiHidden/>
    <w:unhideWhenUsed/>
    <w:qFormat/>
    <w:rPr>
      <w:vertAlign w:val="superscript"/>
    </w:rPr>
  </w:style>
  <w:style w:type="character" w:customStyle="1" w:styleId="a8">
    <w:name w:val="尾注文本 字符"/>
    <w:link w:val="a7"/>
    <w:uiPriority w:val="99"/>
    <w:semiHidden/>
    <w:unhideWhenUsed/>
    <w:qFormat/>
    <w:rPr>
      <w:sz w:val="20"/>
      <w:szCs w:val="20"/>
    </w:rPr>
  </w:style>
  <w:style w:type="paragraph" w:customStyle="1" w:styleId="af3">
    <w:name w:val="索引"/>
    <w:basedOn w:val="a"/>
    <w:qFormat/>
    <w:pPr>
      <w:suppressLineNumbers/>
    </w:pPr>
    <w:rPr>
      <w:rFonts w:cs="Arial"/>
    </w:rPr>
  </w:style>
  <w:style w:type="paragraph" w:customStyle="1" w:styleId="StrongEmphasis">
    <w:name w:val="Strong Emphasis"/>
    <w:qFormat/>
    <w:pPr>
      <w:suppressAutoHyphens/>
    </w:pPr>
    <w:rPr>
      <w:rFonts w:eastAsia="Times New Roman"/>
      <w:b/>
      <w:bCs/>
      <w:sz w:val="24"/>
      <w:szCs w:val="24"/>
      <w:lang w:bidi="hi-IN"/>
    </w:rPr>
  </w:style>
  <w:style w:type="paragraph" w:styleId="af4">
    <w:name w:val="List Paragraph"/>
    <w:qFormat/>
    <w:pPr>
      <w:suppressAutoHyphens/>
    </w:pPr>
    <w:rPr>
      <w:rFonts w:eastAsia="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6668</Words>
  <Characters>38012</Characters>
  <Application>Microsoft Office Word</Application>
  <DocSecurity>0</DocSecurity>
  <Lines>316</Lines>
  <Paragraphs>89</Paragraphs>
  <ScaleCrop>false</ScaleCrop>
  <Company/>
  <LinksUpToDate>false</LinksUpToDate>
  <CharactersWithSpaces>44591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子萌 彭</cp:lastModifiedBy>
  <cp:revision>10</cp:revision>
  <dcterms:created xsi:type="dcterms:W3CDTF">2026-09-21T17:06:00Z</dcterms:created>
  <dcterms:modified xsi:type="dcterms:W3CDTF">2026-09-27T11:16:00Z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eyJoZGlkIjoiNjg3NjUyMWJiZmU2NmMzYTliYWYyMTM0MGRjYTEwMTIiLCJ1c2VySWQiOiIxNTkwMzU4NTI5In0=</vt:lpwstr>
  </property>
  <property fmtid="{D5CDD505-2E9C-101B-9397-08002B2CF9AE}" pid="3" name="KSOProductBuildVer">
    <vt:lpwstr>2052-12.1.0.28505</vt:lpwstr>
  </property>
  <property fmtid="{D5CDD505-2E9C-101B-9397-08002B2CF9AE}" pid="4" name="ICV">
    <vt:lpwstr>607852DDFB944CD4BC1CD73C2830973A_12</vt:lpwstr>
  </property>
</Properties>
</file>